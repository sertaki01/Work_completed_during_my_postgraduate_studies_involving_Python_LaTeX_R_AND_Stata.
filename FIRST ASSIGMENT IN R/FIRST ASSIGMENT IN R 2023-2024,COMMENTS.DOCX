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E849A" w14:textId="08C5F06A" w:rsidR="00E620EE" w:rsidRDefault="00060750">
      <w:pPr>
        <w:rPr>
          <w:lang w:val="en-US"/>
        </w:rPr>
      </w:pPr>
      <w:r w:rsidRPr="00DD4D7B">
        <w:rPr>
          <w:noProof/>
        </w:rPr>
        <w:drawing>
          <wp:anchor distT="0" distB="0" distL="114300" distR="114300" simplePos="0" relativeHeight="251658240" behindDoc="0" locked="0" layoutInCell="1" allowOverlap="1" wp14:anchorId="14D8686E" wp14:editId="3D765F77">
            <wp:simplePos x="0" y="0"/>
            <wp:positionH relativeFrom="margin">
              <wp:posOffset>-1270</wp:posOffset>
            </wp:positionH>
            <wp:positionV relativeFrom="margin">
              <wp:posOffset>142464</wp:posOffset>
            </wp:positionV>
            <wp:extent cx="5274310" cy="1913890"/>
            <wp:effectExtent l="0" t="0" r="0" b="3810"/>
            <wp:wrapSquare wrapText="bothSides"/>
            <wp:docPr id="16163603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6030" name="Εικόνα 1616360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913890"/>
                    </a:xfrm>
                    <a:prstGeom prst="rect">
                      <a:avLst/>
                    </a:prstGeom>
                  </pic:spPr>
                </pic:pic>
              </a:graphicData>
            </a:graphic>
          </wp:anchor>
        </w:drawing>
      </w:r>
    </w:p>
    <w:p w14:paraId="22C02A13" w14:textId="77777777" w:rsidR="00E620EE" w:rsidRDefault="00E620EE">
      <w:pPr>
        <w:rPr>
          <w:lang w:val="en-US"/>
        </w:rPr>
      </w:pPr>
    </w:p>
    <w:p w14:paraId="3C4F7234" w14:textId="77777777" w:rsidR="00E620EE" w:rsidRDefault="00E620EE">
      <w:pPr>
        <w:rPr>
          <w:lang w:val="en-US"/>
        </w:rPr>
      </w:pPr>
    </w:p>
    <w:p w14:paraId="3C43C034" w14:textId="77777777" w:rsidR="00AA04B5" w:rsidRDefault="00AA04B5">
      <w:pPr>
        <w:rPr>
          <w:lang w:val="en-US"/>
        </w:rPr>
      </w:pPr>
    </w:p>
    <w:p w14:paraId="18C4022B" w14:textId="77777777" w:rsidR="00AA04B5" w:rsidRDefault="00AA04B5">
      <w:pPr>
        <w:rPr>
          <w:lang w:val="en-US"/>
        </w:rPr>
      </w:pPr>
    </w:p>
    <w:p w14:paraId="6EBA2A0D" w14:textId="77777777" w:rsidR="00AA04B5" w:rsidRDefault="00AA04B5">
      <w:pPr>
        <w:rPr>
          <w:lang w:val="en-US"/>
        </w:rPr>
      </w:pPr>
    </w:p>
    <w:p w14:paraId="5E529E4B" w14:textId="77777777" w:rsidR="00AA04B5" w:rsidRDefault="00AA04B5">
      <w:pPr>
        <w:rPr>
          <w:lang w:val="en-US"/>
        </w:rPr>
      </w:pPr>
    </w:p>
    <w:p w14:paraId="28519B1D" w14:textId="77777777" w:rsidR="00D56D30" w:rsidRPr="00DE6502" w:rsidRDefault="00AA04B5" w:rsidP="003313DD">
      <w:pPr>
        <w:pStyle w:val="Title"/>
      </w:pPr>
      <w:r w:rsidRPr="00DE6502">
        <w:t>FIRST ASSIGMENT IN R 2023-2024</w:t>
      </w:r>
    </w:p>
    <w:p w14:paraId="0851082F" w14:textId="77777777" w:rsidR="00D56D30" w:rsidRDefault="00D56D30" w:rsidP="00DE6502">
      <w:pPr>
        <w:pStyle w:val="Title"/>
      </w:pPr>
    </w:p>
    <w:p w14:paraId="30CFEEFE" w14:textId="77777777" w:rsidR="00D56D30" w:rsidRDefault="00D56D30" w:rsidP="00DE6502">
      <w:pPr>
        <w:pStyle w:val="Title"/>
      </w:pPr>
    </w:p>
    <w:p w14:paraId="71867E40" w14:textId="77777777" w:rsidR="00D56D30" w:rsidRDefault="00D56D30" w:rsidP="00DE6502">
      <w:pPr>
        <w:pStyle w:val="Title"/>
      </w:pPr>
    </w:p>
    <w:p w14:paraId="7F9EBA55" w14:textId="43F42897" w:rsidR="00D91633" w:rsidRPr="00DD4D7B" w:rsidRDefault="00D56D30" w:rsidP="00DE6502">
      <w:pPr>
        <w:pStyle w:val="Title"/>
      </w:pPr>
      <w:r w:rsidRPr="00DD4D7B">
        <w:t>author</w:t>
      </w:r>
    </w:p>
    <w:p w14:paraId="4CA3F6F1" w14:textId="21D762D8" w:rsidR="00EE624E" w:rsidRDefault="00D56D30" w:rsidP="00DD4D7B">
      <w:pPr>
        <w:jc w:val="center"/>
        <w:rPr>
          <w:lang w:val="en-US"/>
        </w:rPr>
      </w:pPr>
      <w:r w:rsidRPr="00DD4D7B">
        <w:rPr>
          <w:lang w:val="en-US"/>
        </w:rPr>
        <w:t>SERVOS DIMITRIOS</w:t>
      </w:r>
      <w:r w:rsidR="00DD4D7B" w:rsidRPr="00DD4D7B">
        <w:rPr>
          <w:lang w:val="en-US"/>
        </w:rPr>
        <w:t>, 1067563</w:t>
      </w:r>
    </w:p>
    <w:p w14:paraId="76D1DBEE" w14:textId="37C4847A" w:rsidR="00EE624E" w:rsidRDefault="00EE624E">
      <w:pPr>
        <w:rPr>
          <w:lang w:val="en-US"/>
        </w:rPr>
      </w:pPr>
      <w:r>
        <w:rPr>
          <w:lang w:val="en-US"/>
        </w:rPr>
        <w:br w:type="page"/>
      </w:r>
    </w:p>
    <w:sdt>
      <w:sdtPr>
        <w:id w:val="1545482918"/>
        <w:docPartObj>
          <w:docPartGallery w:val="Table of Contents"/>
          <w:docPartUnique/>
        </w:docPartObj>
      </w:sdtPr>
      <w:sdtEndPr>
        <w:rPr>
          <w:b/>
          <w:bCs/>
        </w:rPr>
      </w:sdtEndPr>
      <w:sdtContent>
        <w:p w14:paraId="78BAB280" w14:textId="5D8B2FAB" w:rsidR="00EE624E" w:rsidRPr="003A7EF9" w:rsidRDefault="000D7620" w:rsidP="003A7EF9">
          <w:pPr>
            <w:pStyle w:val="NoSpacing"/>
            <w:jc w:val="center"/>
            <w:rPr>
              <w:rStyle w:val="Heading1Char"/>
              <w:color w:val="2E74B5" w:themeColor="accent5" w:themeShade="BF"/>
            </w:rPr>
          </w:pPr>
          <w:r w:rsidRPr="003A7EF9">
            <w:rPr>
              <w:rStyle w:val="Heading1Char"/>
              <w:color w:val="2E74B5" w:themeColor="accent5" w:themeShade="BF"/>
            </w:rPr>
            <w:t>Table Of Contents</w:t>
          </w:r>
        </w:p>
        <w:p w14:paraId="52F41D3D" w14:textId="49961021" w:rsidR="0086280F" w:rsidRDefault="00DC5E6A">
          <w:pPr>
            <w:pStyle w:val="TOC2"/>
            <w:tabs>
              <w:tab w:val="right" w:leader="underscore" w:pos="8296"/>
            </w:tabs>
            <w:rPr>
              <w:rFonts w:eastAsiaTheme="minorEastAsia"/>
              <w:noProof/>
              <w:lang w:eastAsia="el-GR"/>
            </w:rPr>
          </w:pPr>
          <w:r>
            <w:fldChar w:fldCharType="begin"/>
          </w:r>
          <w:r>
            <w:instrText xml:space="preserve"> TOC \o "1-3" \h \z \u </w:instrText>
          </w:r>
          <w:r>
            <w:fldChar w:fldCharType="separate"/>
          </w:r>
          <w:hyperlink w:anchor="_Toc150952270" w:history="1">
            <w:r w:rsidR="0086280F" w:rsidRPr="0036227F">
              <w:rPr>
                <w:rStyle w:val="Hyperlink"/>
                <w:noProof/>
              </w:rPr>
              <w:t>1.First, use the summary function…</w:t>
            </w:r>
            <w:r w:rsidR="0086280F">
              <w:rPr>
                <w:noProof/>
                <w:webHidden/>
              </w:rPr>
              <w:tab/>
            </w:r>
            <w:r w:rsidR="0086280F">
              <w:rPr>
                <w:noProof/>
                <w:webHidden/>
              </w:rPr>
              <w:fldChar w:fldCharType="begin"/>
            </w:r>
            <w:r w:rsidR="0086280F">
              <w:rPr>
                <w:noProof/>
                <w:webHidden/>
              </w:rPr>
              <w:instrText xml:space="preserve"> PAGEREF _Toc150952270 \h </w:instrText>
            </w:r>
            <w:r w:rsidR="0086280F">
              <w:rPr>
                <w:noProof/>
                <w:webHidden/>
              </w:rPr>
            </w:r>
            <w:r w:rsidR="0086280F">
              <w:rPr>
                <w:noProof/>
                <w:webHidden/>
              </w:rPr>
              <w:fldChar w:fldCharType="separate"/>
            </w:r>
            <w:r w:rsidR="007D7197">
              <w:rPr>
                <w:noProof/>
                <w:webHidden/>
              </w:rPr>
              <w:t>3</w:t>
            </w:r>
            <w:r w:rsidR="0086280F">
              <w:rPr>
                <w:noProof/>
                <w:webHidden/>
              </w:rPr>
              <w:fldChar w:fldCharType="end"/>
            </w:r>
          </w:hyperlink>
        </w:p>
        <w:p w14:paraId="7A12A1F8" w14:textId="70587E8E" w:rsidR="0086280F" w:rsidRDefault="00000000">
          <w:pPr>
            <w:pStyle w:val="TOC1"/>
            <w:tabs>
              <w:tab w:val="right" w:leader="underscore" w:pos="8296"/>
            </w:tabs>
            <w:rPr>
              <w:rFonts w:eastAsiaTheme="minorEastAsia"/>
              <w:noProof/>
              <w:lang w:eastAsia="el-GR"/>
            </w:rPr>
          </w:pPr>
          <w:hyperlink w:anchor="_Toc150952271" w:history="1">
            <w:r w:rsidR="0086280F" w:rsidRPr="0036227F">
              <w:rPr>
                <w:rStyle w:val="Hyperlink"/>
                <w:noProof/>
              </w:rPr>
              <w:t>2.Determine the mean wage for your dataset.</w:t>
            </w:r>
            <w:r w:rsidR="0086280F">
              <w:rPr>
                <w:noProof/>
                <w:webHidden/>
              </w:rPr>
              <w:tab/>
            </w:r>
            <w:r w:rsidR="0086280F">
              <w:rPr>
                <w:noProof/>
                <w:webHidden/>
              </w:rPr>
              <w:fldChar w:fldCharType="begin"/>
            </w:r>
            <w:r w:rsidR="0086280F">
              <w:rPr>
                <w:noProof/>
                <w:webHidden/>
              </w:rPr>
              <w:instrText xml:space="preserve"> PAGEREF _Toc150952271 \h </w:instrText>
            </w:r>
            <w:r w:rsidR="0086280F">
              <w:rPr>
                <w:noProof/>
                <w:webHidden/>
              </w:rPr>
            </w:r>
            <w:r w:rsidR="0086280F">
              <w:rPr>
                <w:noProof/>
                <w:webHidden/>
              </w:rPr>
              <w:fldChar w:fldCharType="separate"/>
            </w:r>
            <w:r w:rsidR="007D7197">
              <w:rPr>
                <w:noProof/>
                <w:webHidden/>
              </w:rPr>
              <w:t>7</w:t>
            </w:r>
            <w:r w:rsidR="0086280F">
              <w:rPr>
                <w:noProof/>
                <w:webHidden/>
              </w:rPr>
              <w:fldChar w:fldCharType="end"/>
            </w:r>
          </w:hyperlink>
        </w:p>
        <w:p w14:paraId="37DCAE1E" w14:textId="157C803E" w:rsidR="0086280F" w:rsidRDefault="00000000">
          <w:pPr>
            <w:pStyle w:val="TOC1"/>
            <w:tabs>
              <w:tab w:val="right" w:leader="underscore" w:pos="8296"/>
            </w:tabs>
            <w:rPr>
              <w:rFonts w:eastAsiaTheme="minorEastAsia"/>
              <w:noProof/>
              <w:lang w:eastAsia="el-GR"/>
            </w:rPr>
          </w:pPr>
          <w:hyperlink w:anchor="_Toc150952272" w:history="1">
            <w:r w:rsidR="0086280F" w:rsidRPr="0036227F">
              <w:rPr>
                <w:rStyle w:val="Hyperlink"/>
                <w:noProof/>
              </w:rPr>
              <w:t>3.Determine the mean age for your…</w:t>
            </w:r>
            <w:r w:rsidR="0086280F">
              <w:rPr>
                <w:noProof/>
                <w:webHidden/>
              </w:rPr>
              <w:tab/>
            </w:r>
            <w:r w:rsidR="0086280F">
              <w:rPr>
                <w:noProof/>
                <w:webHidden/>
              </w:rPr>
              <w:fldChar w:fldCharType="begin"/>
            </w:r>
            <w:r w:rsidR="0086280F">
              <w:rPr>
                <w:noProof/>
                <w:webHidden/>
              </w:rPr>
              <w:instrText xml:space="preserve"> PAGEREF _Toc150952272 \h </w:instrText>
            </w:r>
            <w:r w:rsidR="0086280F">
              <w:rPr>
                <w:noProof/>
                <w:webHidden/>
              </w:rPr>
            </w:r>
            <w:r w:rsidR="0086280F">
              <w:rPr>
                <w:noProof/>
                <w:webHidden/>
              </w:rPr>
              <w:fldChar w:fldCharType="separate"/>
            </w:r>
            <w:r w:rsidR="007D7197">
              <w:rPr>
                <w:noProof/>
                <w:webHidden/>
              </w:rPr>
              <w:t>7</w:t>
            </w:r>
            <w:r w:rsidR="0086280F">
              <w:rPr>
                <w:noProof/>
                <w:webHidden/>
              </w:rPr>
              <w:fldChar w:fldCharType="end"/>
            </w:r>
          </w:hyperlink>
        </w:p>
        <w:p w14:paraId="281074AA" w14:textId="7FBF2F01" w:rsidR="0086280F" w:rsidRDefault="00000000">
          <w:pPr>
            <w:pStyle w:val="TOC1"/>
            <w:tabs>
              <w:tab w:val="right" w:leader="underscore" w:pos="8296"/>
            </w:tabs>
            <w:rPr>
              <w:rFonts w:eastAsiaTheme="minorEastAsia"/>
              <w:noProof/>
              <w:lang w:eastAsia="el-GR"/>
            </w:rPr>
          </w:pPr>
          <w:hyperlink w:anchor="_Toc150952273" w:history="1">
            <w:r w:rsidR="0086280F" w:rsidRPr="0036227F">
              <w:rPr>
                <w:rStyle w:val="Hyperlink"/>
                <w:noProof/>
                <w:shd w:val="clear" w:color="auto" w:fill="FFFFFF"/>
              </w:rPr>
              <w:t>Obtain a kernel density for both variables…</w:t>
            </w:r>
            <w:r w:rsidR="0086280F">
              <w:rPr>
                <w:noProof/>
                <w:webHidden/>
              </w:rPr>
              <w:tab/>
            </w:r>
            <w:r w:rsidR="0086280F">
              <w:rPr>
                <w:noProof/>
                <w:webHidden/>
              </w:rPr>
              <w:fldChar w:fldCharType="begin"/>
            </w:r>
            <w:r w:rsidR="0086280F">
              <w:rPr>
                <w:noProof/>
                <w:webHidden/>
              </w:rPr>
              <w:instrText xml:space="preserve"> PAGEREF _Toc150952273 \h </w:instrText>
            </w:r>
            <w:r w:rsidR="0086280F">
              <w:rPr>
                <w:noProof/>
                <w:webHidden/>
              </w:rPr>
            </w:r>
            <w:r w:rsidR="0086280F">
              <w:rPr>
                <w:noProof/>
                <w:webHidden/>
              </w:rPr>
              <w:fldChar w:fldCharType="separate"/>
            </w:r>
            <w:r w:rsidR="007D7197">
              <w:rPr>
                <w:noProof/>
                <w:webHidden/>
              </w:rPr>
              <w:t>8</w:t>
            </w:r>
            <w:r w:rsidR="0086280F">
              <w:rPr>
                <w:noProof/>
                <w:webHidden/>
              </w:rPr>
              <w:fldChar w:fldCharType="end"/>
            </w:r>
          </w:hyperlink>
        </w:p>
        <w:p w14:paraId="1A586757" w14:textId="6528AF2F" w:rsidR="0086280F" w:rsidRDefault="00000000">
          <w:pPr>
            <w:pStyle w:val="TOC1"/>
            <w:tabs>
              <w:tab w:val="right" w:leader="underscore" w:pos="8296"/>
            </w:tabs>
            <w:rPr>
              <w:rFonts w:eastAsiaTheme="minorEastAsia"/>
              <w:noProof/>
              <w:lang w:eastAsia="el-GR"/>
            </w:rPr>
          </w:pPr>
          <w:hyperlink w:anchor="_Toc150952274" w:history="1">
            <w:r w:rsidR="0086280F" w:rsidRPr="0036227F">
              <w:rPr>
                <w:rStyle w:val="Hyperlink"/>
                <w:noProof/>
              </w:rPr>
              <w:t>1.Using the CPS1985 dataset and for categorical…</w:t>
            </w:r>
            <w:r w:rsidR="0086280F">
              <w:rPr>
                <w:noProof/>
                <w:webHidden/>
              </w:rPr>
              <w:tab/>
            </w:r>
            <w:r w:rsidR="0086280F">
              <w:rPr>
                <w:noProof/>
                <w:webHidden/>
              </w:rPr>
              <w:fldChar w:fldCharType="begin"/>
            </w:r>
            <w:r w:rsidR="0086280F">
              <w:rPr>
                <w:noProof/>
                <w:webHidden/>
              </w:rPr>
              <w:instrText xml:space="preserve"> PAGEREF _Toc150952274 \h </w:instrText>
            </w:r>
            <w:r w:rsidR="0086280F">
              <w:rPr>
                <w:noProof/>
                <w:webHidden/>
              </w:rPr>
            </w:r>
            <w:r w:rsidR="0086280F">
              <w:rPr>
                <w:noProof/>
                <w:webHidden/>
              </w:rPr>
              <w:fldChar w:fldCharType="separate"/>
            </w:r>
            <w:r w:rsidR="007D7197">
              <w:rPr>
                <w:noProof/>
                <w:webHidden/>
              </w:rPr>
              <w:t>11</w:t>
            </w:r>
            <w:r w:rsidR="0086280F">
              <w:rPr>
                <w:noProof/>
                <w:webHidden/>
              </w:rPr>
              <w:fldChar w:fldCharType="end"/>
            </w:r>
          </w:hyperlink>
        </w:p>
        <w:p w14:paraId="4C813651" w14:textId="6F2C1DBC" w:rsidR="0086280F" w:rsidRDefault="00000000">
          <w:pPr>
            <w:pStyle w:val="TOC1"/>
            <w:tabs>
              <w:tab w:val="right" w:leader="underscore" w:pos="8296"/>
            </w:tabs>
            <w:rPr>
              <w:rFonts w:eastAsiaTheme="minorEastAsia"/>
              <w:noProof/>
              <w:lang w:eastAsia="el-GR"/>
            </w:rPr>
          </w:pPr>
          <w:hyperlink w:anchor="_Toc150952275" w:history="1">
            <w:r w:rsidR="0086280F" w:rsidRPr="0036227F">
              <w:rPr>
                <w:rStyle w:val="Hyperlink"/>
                <w:noProof/>
              </w:rPr>
              <w:t>2.Consider the CPS1988 data, taken from Bierens and Ginther (2001) (try to find it in R).</w:t>
            </w:r>
            <w:r w:rsidR="0086280F">
              <w:rPr>
                <w:noProof/>
                <w:webHidden/>
              </w:rPr>
              <w:tab/>
            </w:r>
            <w:r w:rsidR="0086280F">
              <w:rPr>
                <w:noProof/>
                <w:webHidden/>
              </w:rPr>
              <w:fldChar w:fldCharType="begin"/>
            </w:r>
            <w:r w:rsidR="0086280F">
              <w:rPr>
                <w:noProof/>
                <w:webHidden/>
              </w:rPr>
              <w:instrText xml:space="preserve"> PAGEREF _Toc150952275 \h </w:instrText>
            </w:r>
            <w:r w:rsidR="0086280F">
              <w:rPr>
                <w:noProof/>
                <w:webHidden/>
              </w:rPr>
            </w:r>
            <w:r w:rsidR="0086280F">
              <w:rPr>
                <w:noProof/>
                <w:webHidden/>
              </w:rPr>
              <w:fldChar w:fldCharType="separate"/>
            </w:r>
            <w:r w:rsidR="007D7197">
              <w:rPr>
                <w:noProof/>
                <w:webHidden/>
              </w:rPr>
              <w:t>16</w:t>
            </w:r>
            <w:r w:rsidR="0086280F">
              <w:rPr>
                <w:noProof/>
                <w:webHidden/>
              </w:rPr>
              <w:fldChar w:fldCharType="end"/>
            </w:r>
          </w:hyperlink>
        </w:p>
        <w:p w14:paraId="140DA6BB" w14:textId="1086C542" w:rsidR="0086280F" w:rsidRDefault="00000000">
          <w:pPr>
            <w:pStyle w:val="TOC1"/>
            <w:tabs>
              <w:tab w:val="right" w:leader="underscore" w:pos="8296"/>
            </w:tabs>
            <w:rPr>
              <w:rFonts w:eastAsiaTheme="minorEastAsia"/>
              <w:noProof/>
              <w:lang w:eastAsia="el-GR"/>
            </w:rPr>
          </w:pPr>
          <w:hyperlink w:anchor="_Toc150952276" w:history="1">
            <w:r w:rsidR="0086280F" w:rsidRPr="0036227F">
              <w:rPr>
                <w:rStyle w:val="Hyperlink"/>
                <w:noProof/>
              </w:rPr>
              <w:t>3.Obtain scatterplots of the logarithm of the real wage (wage) versus experience and versus education. Please comment.</w:t>
            </w:r>
            <w:r w:rsidR="0086280F">
              <w:rPr>
                <w:noProof/>
                <w:webHidden/>
              </w:rPr>
              <w:tab/>
            </w:r>
            <w:r w:rsidR="0086280F">
              <w:rPr>
                <w:noProof/>
                <w:webHidden/>
              </w:rPr>
              <w:fldChar w:fldCharType="begin"/>
            </w:r>
            <w:r w:rsidR="0086280F">
              <w:rPr>
                <w:noProof/>
                <w:webHidden/>
              </w:rPr>
              <w:instrText xml:space="preserve"> PAGEREF _Toc150952276 \h </w:instrText>
            </w:r>
            <w:r w:rsidR="0086280F">
              <w:rPr>
                <w:noProof/>
                <w:webHidden/>
              </w:rPr>
            </w:r>
            <w:r w:rsidR="0086280F">
              <w:rPr>
                <w:noProof/>
                <w:webHidden/>
              </w:rPr>
              <w:fldChar w:fldCharType="separate"/>
            </w:r>
            <w:r w:rsidR="007D7197">
              <w:rPr>
                <w:noProof/>
                <w:webHidden/>
              </w:rPr>
              <w:t>16</w:t>
            </w:r>
            <w:r w:rsidR="0086280F">
              <w:rPr>
                <w:noProof/>
                <w:webHidden/>
              </w:rPr>
              <w:fldChar w:fldCharType="end"/>
            </w:r>
          </w:hyperlink>
        </w:p>
        <w:p w14:paraId="6AC21D96" w14:textId="40C25E87" w:rsidR="0086280F" w:rsidRDefault="00000000">
          <w:pPr>
            <w:pStyle w:val="TOC1"/>
            <w:tabs>
              <w:tab w:val="right" w:leader="underscore" w:pos="8296"/>
            </w:tabs>
            <w:rPr>
              <w:rFonts w:eastAsiaTheme="minorEastAsia"/>
              <w:noProof/>
              <w:lang w:eastAsia="el-GR"/>
            </w:rPr>
          </w:pPr>
          <w:hyperlink w:anchor="_Toc150952277" w:history="1">
            <w:r w:rsidR="0086280F" w:rsidRPr="0036227F">
              <w:rPr>
                <w:rStyle w:val="Hyperlink"/>
                <w:noProof/>
              </w:rPr>
              <w:t>4.In fact, education corresponds to years of schooling and therefore takes on Υ a limited…</w:t>
            </w:r>
            <w:r w:rsidR="0086280F">
              <w:rPr>
                <w:noProof/>
                <w:webHidden/>
              </w:rPr>
              <w:tab/>
            </w:r>
            <w:r w:rsidR="0086280F">
              <w:rPr>
                <w:noProof/>
                <w:webHidden/>
              </w:rPr>
              <w:fldChar w:fldCharType="begin"/>
            </w:r>
            <w:r w:rsidR="0086280F">
              <w:rPr>
                <w:noProof/>
                <w:webHidden/>
              </w:rPr>
              <w:instrText xml:space="preserve"> PAGEREF _Toc150952277 \h </w:instrText>
            </w:r>
            <w:r w:rsidR="0086280F">
              <w:rPr>
                <w:noProof/>
                <w:webHidden/>
              </w:rPr>
            </w:r>
            <w:r w:rsidR="0086280F">
              <w:rPr>
                <w:noProof/>
                <w:webHidden/>
              </w:rPr>
              <w:fldChar w:fldCharType="separate"/>
            </w:r>
            <w:r w:rsidR="007D7197">
              <w:rPr>
                <w:noProof/>
                <w:webHidden/>
              </w:rPr>
              <w:t>18</w:t>
            </w:r>
            <w:r w:rsidR="0086280F">
              <w:rPr>
                <w:noProof/>
                <w:webHidden/>
              </w:rPr>
              <w:fldChar w:fldCharType="end"/>
            </w:r>
          </w:hyperlink>
        </w:p>
        <w:p w14:paraId="33F5F289" w14:textId="5A94119B" w:rsidR="0086280F" w:rsidRDefault="00000000">
          <w:pPr>
            <w:pStyle w:val="TOC1"/>
            <w:tabs>
              <w:tab w:val="right" w:leader="underscore" w:pos="8296"/>
            </w:tabs>
            <w:rPr>
              <w:rFonts w:eastAsiaTheme="minorEastAsia"/>
              <w:noProof/>
              <w:lang w:eastAsia="el-GR"/>
            </w:rPr>
          </w:pPr>
          <w:hyperlink w:anchor="_Toc150952278" w:history="1">
            <w:r w:rsidR="0086280F" w:rsidRPr="0036227F">
              <w:rPr>
                <w:rStyle w:val="Hyperlink"/>
                <w:noProof/>
              </w:rPr>
              <w:t>5.The data set contains four additional factors, ethnicity, smsa, region, and parttime. Obtain suitable graphical displays of log( wage) versus each of these factors. Comment.</w:t>
            </w:r>
            <w:r w:rsidR="0086280F">
              <w:rPr>
                <w:noProof/>
                <w:webHidden/>
              </w:rPr>
              <w:tab/>
            </w:r>
            <w:r w:rsidR="0086280F">
              <w:rPr>
                <w:noProof/>
                <w:webHidden/>
              </w:rPr>
              <w:fldChar w:fldCharType="begin"/>
            </w:r>
            <w:r w:rsidR="0086280F">
              <w:rPr>
                <w:noProof/>
                <w:webHidden/>
              </w:rPr>
              <w:instrText xml:space="preserve"> PAGEREF _Toc150952278 \h </w:instrText>
            </w:r>
            <w:r w:rsidR="0086280F">
              <w:rPr>
                <w:noProof/>
                <w:webHidden/>
              </w:rPr>
            </w:r>
            <w:r w:rsidR="0086280F">
              <w:rPr>
                <w:noProof/>
                <w:webHidden/>
              </w:rPr>
              <w:fldChar w:fldCharType="separate"/>
            </w:r>
            <w:r w:rsidR="007D7197">
              <w:rPr>
                <w:noProof/>
                <w:webHidden/>
              </w:rPr>
              <w:t>19</w:t>
            </w:r>
            <w:r w:rsidR="0086280F">
              <w:rPr>
                <w:noProof/>
                <w:webHidden/>
              </w:rPr>
              <w:fldChar w:fldCharType="end"/>
            </w:r>
          </w:hyperlink>
        </w:p>
        <w:p w14:paraId="2D5ECFCA" w14:textId="7D6652F3" w:rsidR="00EE624E" w:rsidRDefault="00DC5E6A">
          <w:r>
            <w:fldChar w:fldCharType="end"/>
          </w:r>
        </w:p>
      </w:sdtContent>
    </w:sdt>
    <w:p w14:paraId="6D76285A" w14:textId="77777777" w:rsidR="00EE624E" w:rsidRPr="00EE624E" w:rsidRDefault="00EE624E"/>
    <w:p w14:paraId="39DE57B4" w14:textId="02B0D246" w:rsidR="006C201D" w:rsidRDefault="006C201D" w:rsidP="00DD4D7B">
      <w:pPr>
        <w:jc w:val="center"/>
      </w:pPr>
    </w:p>
    <w:p w14:paraId="03983EE0" w14:textId="21C94B85" w:rsidR="00D56D30" w:rsidRPr="00060750" w:rsidRDefault="00AD44FD" w:rsidP="001E5A24">
      <w:pPr>
        <w:rPr>
          <w:lang w:val="en-US"/>
          <w:rPrChange w:id="0" w:author="Κουνετάς Κωνσταντίνος" w:date="2024-01-11T09:35:00Z">
            <w:rPr/>
          </w:rPrChange>
        </w:rPr>
      </w:pPr>
      <w:ins w:id="1" w:author="Κουνετάς Κωνσταντίνος" w:date="2024-01-08T21:52:00Z">
        <w:r>
          <w:t>ΩΡΑΙΑ</w:t>
        </w:r>
      </w:ins>
    </w:p>
    <w:p w14:paraId="354CCBB7" w14:textId="77777777" w:rsidR="001E5A24" w:rsidRPr="00060750" w:rsidRDefault="001E5A24" w:rsidP="001E5A24">
      <w:pPr>
        <w:rPr>
          <w:lang w:val="en-US"/>
          <w:rPrChange w:id="2" w:author="Κουνετάς Κωνσταντίνος" w:date="2024-01-11T09:35:00Z">
            <w:rPr/>
          </w:rPrChange>
        </w:rPr>
      </w:pPr>
    </w:p>
    <w:p w14:paraId="73FB2471" w14:textId="77777777" w:rsidR="001E5A24" w:rsidRPr="00060750" w:rsidRDefault="001E5A24" w:rsidP="001E5A24">
      <w:pPr>
        <w:rPr>
          <w:lang w:val="en-US"/>
          <w:rPrChange w:id="3" w:author="Κουνετάς Κωνσταντίνος" w:date="2024-01-11T09:35:00Z">
            <w:rPr/>
          </w:rPrChange>
        </w:rPr>
      </w:pPr>
    </w:p>
    <w:p w14:paraId="3856D2D9" w14:textId="77777777" w:rsidR="001E5A24" w:rsidRPr="00060750" w:rsidRDefault="001E5A24" w:rsidP="001E5A24">
      <w:pPr>
        <w:rPr>
          <w:lang w:val="en-US"/>
          <w:rPrChange w:id="4" w:author="Κουνετάς Κωνσταντίνος" w:date="2024-01-11T09:35:00Z">
            <w:rPr/>
          </w:rPrChange>
        </w:rPr>
      </w:pPr>
    </w:p>
    <w:p w14:paraId="3A7FB802" w14:textId="77777777" w:rsidR="001E5A24" w:rsidRPr="00060750" w:rsidRDefault="001E5A24" w:rsidP="001E5A24">
      <w:pPr>
        <w:rPr>
          <w:lang w:val="en-US"/>
          <w:rPrChange w:id="5" w:author="Κουνετάς Κωνσταντίνος" w:date="2024-01-11T09:35:00Z">
            <w:rPr/>
          </w:rPrChange>
        </w:rPr>
      </w:pPr>
    </w:p>
    <w:p w14:paraId="64F4839A" w14:textId="77777777" w:rsidR="001E5A24" w:rsidRPr="00060750" w:rsidRDefault="001E5A24" w:rsidP="001E5A24">
      <w:pPr>
        <w:rPr>
          <w:lang w:val="en-US"/>
          <w:rPrChange w:id="6" w:author="Κουνετάς Κωνσταντίνος" w:date="2024-01-11T09:35:00Z">
            <w:rPr/>
          </w:rPrChange>
        </w:rPr>
      </w:pPr>
    </w:p>
    <w:p w14:paraId="565C338C" w14:textId="77777777" w:rsidR="001E5A24" w:rsidRPr="00060750" w:rsidRDefault="001E5A24" w:rsidP="001E5A24">
      <w:pPr>
        <w:rPr>
          <w:lang w:val="en-US"/>
          <w:rPrChange w:id="7" w:author="Κουνετάς Κωνσταντίνος" w:date="2024-01-11T09:35:00Z">
            <w:rPr/>
          </w:rPrChange>
        </w:rPr>
      </w:pPr>
    </w:p>
    <w:p w14:paraId="69EBE893" w14:textId="77777777" w:rsidR="001E5A24" w:rsidRPr="00060750" w:rsidRDefault="001E5A24" w:rsidP="001E5A24">
      <w:pPr>
        <w:rPr>
          <w:lang w:val="en-US"/>
          <w:rPrChange w:id="8" w:author="Κουνετάς Κωνσταντίνος" w:date="2024-01-11T09:35:00Z">
            <w:rPr/>
          </w:rPrChange>
        </w:rPr>
      </w:pPr>
    </w:p>
    <w:p w14:paraId="14F8CF89" w14:textId="77777777" w:rsidR="001E5A24" w:rsidRPr="00060750" w:rsidRDefault="001E5A24" w:rsidP="001E5A24">
      <w:pPr>
        <w:rPr>
          <w:lang w:val="en-US"/>
          <w:rPrChange w:id="9" w:author="Κουνετάς Κωνσταντίνος" w:date="2024-01-11T09:35:00Z">
            <w:rPr/>
          </w:rPrChange>
        </w:rPr>
      </w:pPr>
    </w:p>
    <w:p w14:paraId="0256C7AD" w14:textId="77777777" w:rsidR="001E5A24" w:rsidRPr="00060750" w:rsidRDefault="001E5A24" w:rsidP="001E5A24">
      <w:pPr>
        <w:rPr>
          <w:lang w:val="en-US"/>
          <w:rPrChange w:id="10" w:author="Κουνετάς Κωνσταντίνος" w:date="2024-01-11T09:35:00Z">
            <w:rPr/>
          </w:rPrChange>
        </w:rPr>
      </w:pPr>
    </w:p>
    <w:p w14:paraId="1622077B" w14:textId="77777777" w:rsidR="001E5A24" w:rsidRPr="00060750" w:rsidRDefault="001E5A24" w:rsidP="001E5A24">
      <w:pPr>
        <w:rPr>
          <w:lang w:val="en-US"/>
          <w:rPrChange w:id="11" w:author="Κουνετάς Κωνσταντίνος" w:date="2024-01-11T09:35:00Z">
            <w:rPr/>
          </w:rPrChange>
        </w:rPr>
      </w:pPr>
    </w:p>
    <w:p w14:paraId="50618C42" w14:textId="77777777" w:rsidR="001E5A24" w:rsidRPr="00060750" w:rsidRDefault="001E5A24" w:rsidP="001E5A24">
      <w:pPr>
        <w:rPr>
          <w:lang w:val="en-US"/>
          <w:rPrChange w:id="12" w:author="Κουνετάς Κωνσταντίνος" w:date="2024-01-11T09:35:00Z">
            <w:rPr/>
          </w:rPrChange>
        </w:rPr>
      </w:pPr>
    </w:p>
    <w:p w14:paraId="6B3E2CC1" w14:textId="77777777" w:rsidR="001E5A24" w:rsidRPr="00060750" w:rsidRDefault="001E5A24" w:rsidP="001E5A24">
      <w:pPr>
        <w:rPr>
          <w:lang w:val="en-US"/>
          <w:rPrChange w:id="13" w:author="Κουνετάς Κωνσταντίνος" w:date="2024-01-11T09:35:00Z">
            <w:rPr/>
          </w:rPrChange>
        </w:rPr>
      </w:pPr>
    </w:p>
    <w:p w14:paraId="1E32B96C" w14:textId="77777777" w:rsidR="001E5A24" w:rsidRPr="00060750" w:rsidRDefault="001E5A24" w:rsidP="001E5A24">
      <w:pPr>
        <w:rPr>
          <w:lang w:val="en-US"/>
          <w:rPrChange w:id="14" w:author="Κουνετάς Κωνσταντίνος" w:date="2024-01-11T09:35:00Z">
            <w:rPr/>
          </w:rPrChange>
        </w:rPr>
      </w:pPr>
    </w:p>
    <w:p w14:paraId="708E70C6" w14:textId="77777777" w:rsidR="001E5A24" w:rsidRPr="00060750" w:rsidRDefault="001E5A24" w:rsidP="001E5A24">
      <w:pPr>
        <w:rPr>
          <w:lang w:val="en-US"/>
          <w:rPrChange w:id="15" w:author="Κουνετάς Κωνσταντίνος" w:date="2024-01-11T09:35:00Z">
            <w:rPr/>
          </w:rPrChange>
        </w:rPr>
      </w:pPr>
    </w:p>
    <w:p w14:paraId="661C477B" w14:textId="77777777" w:rsidR="001E5A24" w:rsidRPr="00060750" w:rsidRDefault="001E5A24" w:rsidP="001E5A24">
      <w:pPr>
        <w:rPr>
          <w:lang w:val="en-US"/>
          <w:rPrChange w:id="16" w:author="Κουνετάς Κωνσταντίνος" w:date="2024-01-11T09:35:00Z">
            <w:rPr/>
          </w:rPrChange>
        </w:rPr>
      </w:pPr>
    </w:p>
    <w:p w14:paraId="229E4CE5" w14:textId="77777777" w:rsidR="001E5A24" w:rsidRPr="00060750" w:rsidRDefault="001E5A24" w:rsidP="001E5A24">
      <w:pPr>
        <w:rPr>
          <w:lang w:val="en-US"/>
          <w:rPrChange w:id="17" w:author="Κουνετάς Κωνσταντίνος" w:date="2024-01-11T09:35:00Z">
            <w:rPr/>
          </w:rPrChange>
        </w:rPr>
      </w:pPr>
    </w:p>
    <w:p w14:paraId="365DF01D" w14:textId="77777777" w:rsidR="001E5A24" w:rsidRPr="00060750" w:rsidRDefault="001E5A24" w:rsidP="001E5A24">
      <w:pPr>
        <w:rPr>
          <w:lang w:val="en-US"/>
          <w:rPrChange w:id="18" w:author="Κουνετάς Κωνσταντίνος" w:date="2024-01-11T09:35:00Z">
            <w:rPr/>
          </w:rPrChange>
        </w:rPr>
      </w:pPr>
    </w:p>
    <w:p w14:paraId="00F0081A" w14:textId="787E5C1A" w:rsidR="009B2C0D" w:rsidRPr="009B2C0D" w:rsidRDefault="009B2C0D" w:rsidP="009B2C0D">
      <w:pPr>
        <w:pStyle w:val="Heading2"/>
        <w:numPr>
          <w:ilvl w:val="0"/>
          <w:numId w:val="0"/>
        </w:numPr>
        <w:jc w:val="center"/>
      </w:pPr>
      <w:r>
        <w:lastRenderedPageBreak/>
        <w:t>1.</w:t>
      </w:r>
      <w:r w:rsidRPr="00D20A40">
        <w:t>First, use the summary function…</w:t>
      </w:r>
    </w:p>
    <w:p w14:paraId="155F0994" w14:textId="22A0480F" w:rsidR="001E5A24" w:rsidRPr="009B2C0D" w:rsidRDefault="009B2C0D" w:rsidP="001E5A24">
      <w:pPr>
        <w:rPr>
          <w:lang w:val="en-US"/>
        </w:rPr>
      </w:pPr>
      <w:r>
        <w:rPr>
          <w:noProof/>
        </w:rPr>
        <w:drawing>
          <wp:anchor distT="0" distB="0" distL="114300" distR="114300" simplePos="0" relativeHeight="251674624" behindDoc="1" locked="0" layoutInCell="1" allowOverlap="1" wp14:anchorId="137379E1" wp14:editId="7265693C">
            <wp:simplePos x="0" y="0"/>
            <wp:positionH relativeFrom="margin">
              <wp:posOffset>-952500</wp:posOffset>
            </wp:positionH>
            <wp:positionV relativeFrom="margin">
              <wp:posOffset>704850</wp:posOffset>
            </wp:positionV>
            <wp:extent cx="7172325" cy="5334000"/>
            <wp:effectExtent l="0" t="0" r="9525" b="0"/>
            <wp:wrapSquare wrapText="bothSides"/>
            <wp:docPr id="1926436017" name="Εικόνα 192643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72325" cy="5334000"/>
                    </a:xfrm>
                    <a:prstGeom prst="rect">
                      <a:avLst/>
                    </a:prstGeom>
                    <a:noFill/>
                  </pic:spPr>
                </pic:pic>
              </a:graphicData>
            </a:graphic>
          </wp:anchor>
        </w:drawing>
      </w:r>
    </w:p>
    <w:p w14:paraId="46F0ECC3" w14:textId="30991B12" w:rsidR="00B057AC" w:rsidRPr="00F53EE7" w:rsidRDefault="00B057AC" w:rsidP="009B2C0D">
      <w:pPr>
        <w:jc w:val="center"/>
        <w:rPr>
          <w:rFonts w:cstheme="minorHAnsi"/>
          <w:i/>
          <w:iCs/>
          <w:shd w:val="clear" w:color="auto" w:fill="FFFFFF"/>
          <w:lang w:val="en-US"/>
        </w:rPr>
      </w:pPr>
      <w:r w:rsidRPr="00F53EE7">
        <w:rPr>
          <w:rFonts w:cstheme="minorHAnsi"/>
          <w:i/>
          <w:iCs/>
          <w:lang w:val="en-US"/>
        </w:rPr>
        <w:t xml:space="preserve">FIGURE 1. HISTOGRAM OF WAGE </w:t>
      </w:r>
      <w:r w:rsidRPr="00F53EE7">
        <w:rPr>
          <w:rFonts w:cstheme="minorHAnsi"/>
          <w:i/>
          <w:iCs/>
          <w:shd w:val="clear" w:color="auto" w:fill="FFFFFF"/>
          <w:lang w:val="en-US"/>
        </w:rPr>
        <w:t>(in dollars per hour).</w:t>
      </w:r>
    </w:p>
    <w:p w14:paraId="4CC47179" w14:textId="7E6203E7" w:rsidR="009B2C0D" w:rsidRDefault="009B2C0D" w:rsidP="00763E89">
      <w:pPr>
        <w:jc w:val="both"/>
        <w:rPr>
          <w:rFonts w:cstheme="minorHAnsi"/>
          <w:b/>
          <w:bCs/>
          <w:sz w:val="24"/>
          <w:szCs w:val="24"/>
          <w:shd w:val="clear" w:color="auto" w:fill="FFFFFF"/>
          <w:lang w:val="en-US"/>
        </w:rPr>
      </w:pPr>
    </w:p>
    <w:p w14:paraId="236447A2" w14:textId="77777777" w:rsidR="009B2C0D" w:rsidRDefault="009B2C0D" w:rsidP="00763E89">
      <w:pPr>
        <w:jc w:val="both"/>
        <w:rPr>
          <w:rFonts w:cstheme="minorHAnsi"/>
          <w:b/>
          <w:bCs/>
          <w:sz w:val="24"/>
          <w:szCs w:val="24"/>
          <w:shd w:val="clear" w:color="auto" w:fill="FFFFFF"/>
          <w:lang w:val="en-US"/>
        </w:rPr>
      </w:pPr>
    </w:p>
    <w:p w14:paraId="4EBBD18D" w14:textId="5F5D8FD8" w:rsidR="00F53EE7" w:rsidRPr="00C432DC" w:rsidRDefault="00F53EE7" w:rsidP="00763E89">
      <w:pPr>
        <w:jc w:val="both"/>
        <w:rPr>
          <w:rFonts w:cstheme="minorHAnsi"/>
          <w:b/>
          <w:bCs/>
          <w:sz w:val="24"/>
          <w:szCs w:val="24"/>
          <w:shd w:val="clear" w:color="auto" w:fill="FFFFFF"/>
          <w:lang w:val="en-US"/>
        </w:rPr>
      </w:pPr>
      <w:proofErr w:type="gramStart"/>
      <w:r w:rsidRPr="00C432DC">
        <w:rPr>
          <w:rFonts w:cstheme="minorHAnsi"/>
          <w:b/>
          <w:bCs/>
          <w:sz w:val="24"/>
          <w:szCs w:val="24"/>
          <w:shd w:val="clear" w:color="auto" w:fill="FFFFFF"/>
          <w:lang w:val="en-US"/>
        </w:rPr>
        <w:t>Comment</w:t>
      </w:r>
      <w:r w:rsidR="0095490E">
        <w:rPr>
          <w:rFonts w:cstheme="minorHAnsi"/>
          <w:b/>
          <w:bCs/>
          <w:sz w:val="24"/>
          <w:szCs w:val="24"/>
          <w:shd w:val="clear" w:color="auto" w:fill="FFFFFF"/>
          <w:lang w:val="en-US"/>
        </w:rPr>
        <w:t>(</w:t>
      </w:r>
      <w:proofErr w:type="gramEnd"/>
      <w:r w:rsidR="0095490E">
        <w:rPr>
          <w:rFonts w:cstheme="minorHAnsi"/>
          <w:b/>
          <w:bCs/>
          <w:sz w:val="24"/>
          <w:szCs w:val="24"/>
          <w:shd w:val="clear" w:color="auto" w:fill="FFFFFF"/>
          <w:lang w:val="en-US"/>
        </w:rPr>
        <w:t>1)</w:t>
      </w:r>
      <w:r w:rsidRPr="00C432DC">
        <w:rPr>
          <w:rFonts w:cstheme="minorHAnsi"/>
          <w:b/>
          <w:bCs/>
          <w:sz w:val="24"/>
          <w:szCs w:val="24"/>
          <w:shd w:val="clear" w:color="auto" w:fill="FFFFFF"/>
          <w:lang w:val="en-US"/>
        </w:rPr>
        <w:t>:</w:t>
      </w:r>
      <w:r w:rsidR="004F0B33" w:rsidRPr="00C432DC">
        <w:rPr>
          <w:rFonts w:cstheme="minorHAnsi"/>
          <w:b/>
          <w:bCs/>
          <w:sz w:val="24"/>
          <w:szCs w:val="24"/>
          <w:shd w:val="clear" w:color="auto" w:fill="FFFFFF"/>
          <w:lang w:val="en-US"/>
        </w:rPr>
        <w:t xml:space="preserve"> </w:t>
      </w:r>
      <w:r w:rsidR="004F0B33" w:rsidRPr="00C432DC">
        <w:rPr>
          <w:rFonts w:cstheme="minorHAnsi"/>
          <w:sz w:val="24"/>
          <w:szCs w:val="24"/>
          <w:shd w:val="clear" w:color="auto" w:fill="FFFFFF"/>
          <w:lang w:val="en-US"/>
        </w:rPr>
        <w:t xml:space="preserve">We observe that </w:t>
      </w:r>
      <w:r w:rsidR="00047300" w:rsidRPr="00C432DC">
        <w:rPr>
          <w:rFonts w:cstheme="minorHAnsi"/>
          <w:sz w:val="24"/>
          <w:szCs w:val="24"/>
          <w:shd w:val="clear" w:color="auto" w:fill="FFFFFF"/>
          <w:lang w:val="en-US"/>
        </w:rPr>
        <w:t>most of</w:t>
      </w:r>
      <w:r w:rsidR="004F0B33" w:rsidRPr="00C432DC">
        <w:rPr>
          <w:rFonts w:cstheme="minorHAnsi"/>
          <w:sz w:val="24"/>
          <w:szCs w:val="24"/>
          <w:shd w:val="clear" w:color="auto" w:fill="FFFFFF"/>
          <w:lang w:val="en-US"/>
        </w:rPr>
        <w:t xml:space="preserve"> the sample is up to the value of 10 and slightly above. Furthermore, based on the </w:t>
      </w:r>
      <w:r w:rsidR="00521459" w:rsidRPr="00C432DC">
        <w:rPr>
          <w:rFonts w:cstheme="minorHAnsi"/>
          <w:sz w:val="24"/>
          <w:szCs w:val="24"/>
          <w:shd w:val="clear" w:color="auto" w:fill="FFFFFF"/>
          <w:lang w:val="en-US"/>
        </w:rPr>
        <w:t>chart</w:t>
      </w:r>
      <w:r w:rsidR="004F0B33" w:rsidRPr="00C432DC">
        <w:rPr>
          <w:rFonts w:cstheme="minorHAnsi"/>
          <w:sz w:val="24"/>
          <w:szCs w:val="24"/>
          <w:shd w:val="clear" w:color="auto" w:fill="FFFFFF"/>
          <w:lang w:val="en-US"/>
        </w:rPr>
        <w:t>, we notice possible outliers, and this hypothesis is supported by the difference between the mean (8.958) and the median (7.780).</w:t>
      </w:r>
    </w:p>
    <w:p w14:paraId="58F6B1B8" w14:textId="48E9959D" w:rsidR="00F53EE7" w:rsidRPr="00AD44FD" w:rsidRDefault="00AD44FD" w:rsidP="00F53EE7">
      <w:pPr>
        <w:rPr>
          <w:rFonts w:ascii="Lato" w:hAnsi="Lato" w:cs="Lato"/>
          <w:i/>
          <w:iCs/>
          <w:sz w:val="24"/>
          <w:szCs w:val="24"/>
          <w:shd w:val="clear" w:color="auto" w:fill="FFFFFF"/>
          <w:rPrChange w:id="19" w:author="Κουνετάς Κωνσταντίνος" w:date="2024-01-08T21:52:00Z">
            <w:rPr>
              <w:rFonts w:ascii="Lato" w:hAnsi="Lato" w:cs="Lato"/>
              <w:i/>
              <w:iCs/>
              <w:sz w:val="24"/>
              <w:szCs w:val="24"/>
              <w:shd w:val="clear" w:color="auto" w:fill="FFFFFF"/>
              <w:lang w:val="en-US"/>
            </w:rPr>
          </w:rPrChange>
        </w:rPr>
      </w:pPr>
      <w:ins w:id="20" w:author="Κουνετάς Κωνσταντίνος" w:date="2024-01-08T21:52:00Z">
        <w:r>
          <w:rPr>
            <w:rFonts w:ascii="Lato" w:hAnsi="Lato" w:cs="Lato"/>
            <w:i/>
            <w:iCs/>
            <w:sz w:val="24"/>
            <w:szCs w:val="24"/>
            <w:shd w:val="clear" w:color="auto" w:fill="FFFFFF"/>
          </w:rPr>
          <w:t>ΠΡΟΣ</w:t>
        </w:r>
        <w:r w:rsidRPr="00AD44FD">
          <w:rPr>
            <w:rFonts w:ascii="Lato" w:hAnsi="Lato" w:cs="Lato"/>
            <w:i/>
            <w:iCs/>
            <w:sz w:val="24"/>
            <w:szCs w:val="24"/>
            <w:shd w:val="clear" w:color="auto" w:fill="FFFFFF"/>
          </w:rPr>
          <w:t xml:space="preserve"> </w:t>
        </w:r>
        <w:r>
          <w:rPr>
            <w:rFonts w:ascii="Lato" w:hAnsi="Lato" w:cs="Lato"/>
            <w:i/>
            <w:iCs/>
            <w:sz w:val="24"/>
            <w:szCs w:val="24"/>
            <w:shd w:val="clear" w:color="auto" w:fill="FFFFFF"/>
          </w:rPr>
          <w:t>ΤΑ</w:t>
        </w:r>
        <w:r w:rsidRPr="00AD44FD">
          <w:rPr>
            <w:rFonts w:ascii="Lato" w:hAnsi="Lato" w:cs="Lato"/>
            <w:i/>
            <w:iCs/>
            <w:sz w:val="24"/>
            <w:szCs w:val="24"/>
            <w:shd w:val="clear" w:color="auto" w:fill="FFFFFF"/>
          </w:rPr>
          <w:t xml:space="preserve"> </w:t>
        </w:r>
        <w:r>
          <w:rPr>
            <w:rFonts w:ascii="Lato" w:hAnsi="Lato" w:cs="Lato"/>
            <w:i/>
            <w:iCs/>
            <w:sz w:val="24"/>
            <w:szCs w:val="24"/>
            <w:shd w:val="clear" w:color="auto" w:fill="FFFFFF"/>
          </w:rPr>
          <w:t>ΔΕΞΙΑ</w:t>
        </w:r>
        <w:r w:rsidRPr="00AD44FD">
          <w:rPr>
            <w:rFonts w:ascii="Lato" w:hAnsi="Lato" w:cs="Lato"/>
            <w:i/>
            <w:iCs/>
            <w:sz w:val="24"/>
            <w:szCs w:val="24"/>
            <w:shd w:val="clear" w:color="auto" w:fill="FFFFFF"/>
          </w:rPr>
          <w:t>-</w:t>
        </w:r>
        <w:r>
          <w:rPr>
            <w:rFonts w:ascii="Lato" w:hAnsi="Lato" w:cs="Lato"/>
            <w:i/>
            <w:iCs/>
            <w:sz w:val="24"/>
            <w:szCs w:val="24"/>
            <w:shd w:val="clear" w:color="auto" w:fill="FFFFFF"/>
          </w:rPr>
          <w:t>ΑΡΙΣΤΕΡΑ</w:t>
        </w:r>
        <w:r w:rsidRPr="00AD44FD">
          <w:rPr>
            <w:rFonts w:ascii="Lato" w:hAnsi="Lato" w:cs="Lato"/>
            <w:i/>
            <w:iCs/>
            <w:sz w:val="24"/>
            <w:szCs w:val="24"/>
            <w:shd w:val="clear" w:color="auto" w:fill="FFFFFF"/>
          </w:rPr>
          <w:t xml:space="preserve"> </w:t>
        </w:r>
        <w:r>
          <w:rPr>
            <w:rFonts w:ascii="Lato" w:hAnsi="Lato" w:cs="Lato"/>
            <w:i/>
            <w:iCs/>
            <w:sz w:val="24"/>
            <w:szCs w:val="24"/>
            <w:shd w:val="clear" w:color="auto" w:fill="FFFFFF"/>
          </w:rPr>
          <w:t>ΑΣΣΥΜΕΤΡΙΑ;;</w:t>
        </w:r>
      </w:ins>
    </w:p>
    <w:p w14:paraId="1EEEFF30" w14:textId="0DD99033" w:rsidR="00FF08C5" w:rsidRPr="00C432DC" w:rsidRDefault="00FC4698" w:rsidP="00B057AC">
      <w:pPr>
        <w:jc w:val="center"/>
        <w:rPr>
          <w:rFonts w:cstheme="minorHAnsi"/>
          <w:i/>
          <w:iCs/>
          <w:shd w:val="clear" w:color="auto" w:fill="FFFFFF"/>
          <w:lang w:val="en-US"/>
        </w:rPr>
      </w:pPr>
      <w:r>
        <w:rPr>
          <w:rFonts w:cstheme="minorHAnsi"/>
          <w:i/>
          <w:iCs/>
          <w:noProof/>
          <w:lang w:val="en-US"/>
        </w:rPr>
        <w:lastRenderedPageBreak/>
        <w:drawing>
          <wp:anchor distT="0" distB="0" distL="114300" distR="114300" simplePos="0" relativeHeight="251660288" behindDoc="0" locked="0" layoutInCell="1" allowOverlap="1" wp14:anchorId="16BD020A" wp14:editId="254B03C7">
            <wp:simplePos x="0" y="0"/>
            <wp:positionH relativeFrom="margin">
              <wp:posOffset>-953770</wp:posOffset>
            </wp:positionH>
            <wp:positionV relativeFrom="margin">
              <wp:posOffset>-245110</wp:posOffset>
            </wp:positionV>
            <wp:extent cx="7172325" cy="5334000"/>
            <wp:effectExtent l="0" t="0" r="9525" b="0"/>
            <wp:wrapSquare wrapText="bothSides"/>
            <wp:docPr id="1112782731"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72325" cy="5334000"/>
                    </a:xfrm>
                    <a:prstGeom prst="rect">
                      <a:avLst/>
                    </a:prstGeom>
                    <a:noFill/>
                  </pic:spPr>
                </pic:pic>
              </a:graphicData>
            </a:graphic>
          </wp:anchor>
        </w:drawing>
      </w:r>
      <w:r w:rsidR="00CF3730" w:rsidRPr="00F53EE7">
        <w:rPr>
          <w:rFonts w:cstheme="minorHAnsi"/>
          <w:i/>
          <w:iCs/>
          <w:lang w:val="en-US"/>
        </w:rPr>
        <w:t xml:space="preserve">FIGURE </w:t>
      </w:r>
      <w:r w:rsidRPr="00151F7F">
        <w:rPr>
          <w:rFonts w:cstheme="minorHAnsi"/>
          <w:i/>
          <w:iCs/>
          <w:lang w:val="en-US"/>
        </w:rPr>
        <w:t>2</w:t>
      </w:r>
      <w:r w:rsidR="00CF3730" w:rsidRPr="00F53EE7">
        <w:rPr>
          <w:rFonts w:cstheme="minorHAnsi"/>
          <w:i/>
          <w:iCs/>
          <w:lang w:val="en-US"/>
        </w:rPr>
        <w:t>.</w:t>
      </w:r>
      <w:r w:rsidR="00C432DC">
        <w:rPr>
          <w:rFonts w:cstheme="minorHAnsi"/>
          <w:i/>
          <w:iCs/>
          <w:lang w:val="en-US"/>
        </w:rPr>
        <w:t xml:space="preserve"> </w:t>
      </w:r>
      <w:r w:rsidR="00C432DC" w:rsidRPr="00C432DC">
        <w:rPr>
          <w:rFonts w:cstheme="minorHAnsi"/>
          <w:i/>
          <w:iCs/>
          <w:lang w:val="en-US"/>
        </w:rPr>
        <w:t xml:space="preserve">histogram of the </w:t>
      </w:r>
      <w:r w:rsidR="00C432DC">
        <w:rPr>
          <w:rFonts w:cstheme="minorHAnsi"/>
          <w:i/>
          <w:iCs/>
          <w:lang w:val="en-US"/>
        </w:rPr>
        <w:t>WAGE</w:t>
      </w:r>
      <w:r w:rsidR="00C432DC" w:rsidRPr="00C432DC">
        <w:rPr>
          <w:rFonts w:cstheme="minorHAnsi"/>
          <w:i/>
          <w:iCs/>
          <w:lang w:val="en-US"/>
        </w:rPr>
        <w:t xml:space="preserve"> </w:t>
      </w:r>
      <w:proofErr w:type="gramStart"/>
      <w:r w:rsidR="00C432DC" w:rsidRPr="00C432DC">
        <w:rPr>
          <w:rFonts w:cstheme="minorHAnsi"/>
          <w:i/>
          <w:iCs/>
          <w:lang w:val="en-US"/>
        </w:rPr>
        <w:t>variable ,</w:t>
      </w:r>
      <w:proofErr w:type="gramEnd"/>
      <w:r w:rsidR="00C432DC" w:rsidRPr="00C432DC">
        <w:rPr>
          <w:rFonts w:cstheme="minorHAnsi"/>
          <w:i/>
          <w:iCs/>
          <w:lang w:val="en-US"/>
        </w:rPr>
        <w:t xml:space="preserve"> with outliers replaced by the mean value.</w:t>
      </w:r>
    </w:p>
    <w:p w14:paraId="55FFA35E" w14:textId="77777777" w:rsidR="00FF08C5" w:rsidRDefault="00FF08C5" w:rsidP="00FF08C5">
      <w:pPr>
        <w:rPr>
          <w:rFonts w:cstheme="minorHAnsi"/>
          <w:i/>
          <w:iCs/>
          <w:shd w:val="clear" w:color="auto" w:fill="FFFFFF"/>
          <w:lang w:val="en-US"/>
        </w:rPr>
      </w:pPr>
    </w:p>
    <w:p w14:paraId="539D1166" w14:textId="1B9C5F9F" w:rsidR="00FF08C5" w:rsidRPr="00C432DC" w:rsidRDefault="00465070" w:rsidP="00763E89">
      <w:pPr>
        <w:jc w:val="both"/>
        <w:rPr>
          <w:rFonts w:cstheme="minorHAnsi"/>
          <w:b/>
          <w:bCs/>
          <w:sz w:val="24"/>
          <w:szCs w:val="24"/>
          <w:shd w:val="clear" w:color="auto" w:fill="FFFFFF"/>
          <w:lang w:val="en-US"/>
        </w:rPr>
      </w:pPr>
      <w:proofErr w:type="gramStart"/>
      <w:r w:rsidRPr="00465070">
        <w:rPr>
          <w:rFonts w:cstheme="minorHAnsi"/>
          <w:b/>
          <w:bCs/>
          <w:sz w:val="24"/>
          <w:szCs w:val="24"/>
          <w:shd w:val="clear" w:color="auto" w:fill="FFFFFF"/>
          <w:lang w:val="en-US"/>
        </w:rPr>
        <w:t>Comment</w:t>
      </w:r>
      <w:r w:rsidR="0095490E">
        <w:rPr>
          <w:rFonts w:cstheme="minorHAnsi"/>
          <w:b/>
          <w:bCs/>
          <w:sz w:val="24"/>
          <w:szCs w:val="24"/>
          <w:shd w:val="clear" w:color="auto" w:fill="FFFFFF"/>
          <w:lang w:val="en-US"/>
        </w:rPr>
        <w:t>(</w:t>
      </w:r>
      <w:proofErr w:type="gramEnd"/>
      <w:r w:rsidR="0095490E">
        <w:rPr>
          <w:rFonts w:cstheme="minorHAnsi"/>
          <w:b/>
          <w:bCs/>
          <w:sz w:val="24"/>
          <w:szCs w:val="24"/>
          <w:shd w:val="clear" w:color="auto" w:fill="FFFFFF"/>
          <w:lang w:val="en-US"/>
        </w:rPr>
        <w:t>2)</w:t>
      </w:r>
      <w:r>
        <w:rPr>
          <w:rFonts w:cstheme="minorHAnsi"/>
          <w:b/>
          <w:bCs/>
          <w:sz w:val="24"/>
          <w:szCs w:val="24"/>
          <w:shd w:val="clear" w:color="auto" w:fill="FFFFFF"/>
          <w:lang w:val="en-US"/>
        </w:rPr>
        <w:t>:</w:t>
      </w:r>
      <w:r w:rsidR="00763E89">
        <w:rPr>
          <w:rFonts w:cstheme="minorHAnsi"/>
          <w:b/>
          <w:bCs/>
          <w:sz w:val="24"/>
          <w:szCs w:val="24"/>
          <w:shd w:val="clear" w:color="auto" w:fill="FFFFFF"/>
          <w:lang w:val="en-US"/>
        </w:rPr>
        <w:t xml:space="preserve"> </w:t>
      </w:r>
      <w:r w:rsidR="00763E89" w:rsidRPr="00763E89">
        <w:rPr>
          <w:rFonts w:cstheme="minorHAnsi"/>
          <w:sz w:val="24"/>
          <w:szCs w:val="24"/>
          <w:shd w:val="clear" w:color="auto" w:fill="FFFFFF"/>
          <w:lang w:val="en-US"/>
        </w:rPr>
        <w:t xml:space="preserve">We considered any value that deviated by more than 3 standard deviations as an outlier and replaced it with the mean of the WAGE variable. As a result, we now have a distribution closer to normal, also allowing us to derive more consistent results for the </w:t>
      </w:r>
      <w:r w:rsidR="00C811B1">
        <w:rPr>
          <w:rFonts w:cstheme="minorHAnsi"/>
          <w:sz w:val="24"/>
          <w:szCs w:val="24"/>
          <w:shd w:val="clear" w:color="auto" w:fill="FFFFFF"/>
          <w:lang w:val="en-US"/>
        </w:rPr>
        <w:t>WAGE</w:t>
      </w:r>
      <w:r w:rsidR="00763E89" w:rsidRPr="00763E89">
        <w:rPr>
          <w:rFonts w:cstheme="minorHAnsi"/>
          <w:sz w:val="24"/>
          <w:szCs w:val="24"/>
          <w:shd w:val="clear" w:color="auto" w:fill="FFFFFF"/>
          <w:lang w:val="en-US"/>
        </w:rPr>
        <w:t xml:space="preserve"> variable, such as its mean.</w:t>
      </w:r>
    </w:p>
    <w:p w14:paraId="45500735" w14:textId="6340E734" w:rsidR="00287111" w:rsidRPr="00287111" w:rsidRDefault="00287111" w:rsidP="00287111">
      <w:pPr>
        <w:rPr>
          <w:lang w:val="en-US"/>
        </w:rPr>
      </w:pPr>
    </w:p>
    <w:p w14:paraId="40BB1429" w14:textId="2C114ACA" w:rsidR="00287111" w:rsidRPr="00287111" w:rsidRDefault="00287111" w:rsidP="00287111">
      <w:pPr>
        <w:rPr>
          <w:lang w:val="en-US"/>
        </w:rPr>
      </w:pPr>
    </w:p>
    <w:p w14:paraId="1E0E279F" w14:textId="2AF04D97" w:rsidR="00287111" w:rsidRPr="00287111" w:rsidRDefault="00287111" w:rsidP="00287111">
      <w:pPr>
        <w:rPr>
          <w:lang w:val="en-US"/>
        </w:rPr>
      </w:pPr>
    </w:p>
    <w:p w14:paraId="083880BE" w14:textId="1B55F09E" w:rsidR="00287111" w:rsidRPr="00287111" w:rsidRDefault="00287111" w:rsidP="00287111">
      <w:pPr>
        <w:rPr>
          <w:lang w:val="en-US"/>
        </w:rPr>
      </w:pPr>
    </w:p>
    <w:p w14:paraId="3EFB2D5F" w14:textId="13CC3272" w:rsidR="00287111" w:rsidRPr="00287111" w:rsidRDefault="00287111" w:rsidP="00287111">
      <w:pPr>
        <w:rPr>
          <w:lang w:val="en-US"/>
        </w:rPr>
      </w:pPr>
    </w:p>
    <w:p w14:paraId="713CCF00" w14:textId="00729C0E" w:rsidR="00287111" w:rsidRPr="00287111" w:rsidRDefault="00287111" w:rsidP="00287111">
      <w:pPr>
        <w:rPr>
          <w:lang w:val="en-US"/>
        </w:rPr>
      </w:pPr>
    </w:p>
    <w:p w14:paraId="28AC6602" w14:textId="61255DBD" w:rsidR="00554FAB" w:rsidRDefault="00387582" w:rsidP="00554FAB">
      <w:pPr>
        <w:rPr>
          <w:noProof/>
          <w:lang w:val="en-US"/>
        </w:rPr>
      </w:pPr>
      <w:r w:rsidRPr="00387582">
        <w:rPr>
          <w:noProof/>
          <w:lang w:val="en-US"/>
        </w:rPr>
        <w:lastRenderedPageBreak/>
        <w:drawing>
          <wp:inline distT="0" distB="0" distL="0" distR="0" wp14:anchorId="3627AA42" wp14:editId="5B1B4A23">
            <wp:extent cx="5274310" cy="3922395"/>
            <wp:effectExtent l="0" t="0" r="2540" b="1905"/>
            <wp:docPr id="1364785448"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3A23715B" w14:textId="5941330B" w:rsidR="00554FAB" w:rsidRDefault="00554FAB" w:rsidP="00554FAB">
      <w:pPr>
        <w:jc w:val="center"/>
        <w:rPr>
          <w:rFonts w:cstheme="minorHAnsi"/>
          <w:i/>
          <w:iCs/>
          <w:lang w:val="en-US"/>
        </w:rPr>
      </w:pPr>
      <w:r>
        <w:rPr>
          <w:rFonts w:cstheme="minorHAnsi"/>
          <w:i/>
          <w:iCs/>
          <w:lang w:val="en-US"/>
        </w:rPr>
        <w:t>F</w:t>
      </w:r>
      <w:r w:rsidRPr="00F53EE7">
        <w:rPr>
          <w:rFonts w:cstheme="minorHAnsi"/>
          <w:i/>
          <w:iCs/>
          <w:lang w:val="en-US"/>
        </w:rPr>
        <w:t xml:space="preserve">IGURE </w:t>
      </w:r>
      <w:r>
        <w:rPr>
          <w:rFonts w:cstheme="minorHAnsi"/>
          <w:i/>
          <w:iCs/>
          <w:lang w:val="en-US"/>
        </w:rPr>
        <w:t>3</w:t>
      </w:r>
      <w:r w:rsidRPr="00F53EE7">
        <w:rPr>
          <w:rFonts w:cstheme="minorHAnsi"/>
          <w:i/>
          <w:iCs/>
          <w:lang w:val="en-US"/>
        </w:rPr>
        <w:t>.</w:t>
      </w:r>
      <w:r>
        <w:rPr>
          <w:rFonts w:cstheme="minorHAnsi"/>
          <w:i/>
          <w:iCs/>
          <w:lang w:val="en-US"/>
        </w:rPr>
        <w:t xml:space="preserve"> </w:t>
      </w:r>
      <w:proofErr w:type="spellStart"/>
      <w:r w:rsidR="008F2437">
        <w:rPr>
          <w:rFonts w:cstheme="minorHAnsi"/>
          <w:i/>
          <w:iCs/>
          <w:lang w:val="en-US"/>
        </w:rPr>
        <w:t>Barplot</w:t>
      </w:r>
      <w:proofErr w:type="spellEnd"/>
      <w:r w:rsidR="008F2437">
        <w:rPr>
          <w:rFonts w:cstheme="minorHAnsi"/>
          <w:i/>
          <w:iCs/>
          <w:lang w:val="en-US"/>
        </w:rPr>
        <w:t xml:space="preserve"> of se</w:t>
      </w:r>
      <w:r w:rsidR="006D6152">
        <w:rPr>
          <w:rFonts w:cstheme="minorHAnsi"/>
          <w:i/>
          <w:iCs/>
          <w:lang w:val="en-US"/>
        </w:rPr>
        <w:t>ctor</w:t>
      </w:r>
      <w:r w:rsidR="00A92F8C">
        <w:rPr>
          <w:rFonts w:cstheme="minorHAnsi"/>
          <w:i/>
          <w:iCs/>
          <w:lang w:val="en-US"/>
        </w:rPr>
        <w:t xml:space="preserve"> </w:t>
      </w:r>
      <w:r w:rsidR="00A92F8C" w:rsidRPr="00A92F8C">
        <w:rPr>
          <w:rFonts w:cstheme="minorHAnsi"/>
          <w:i/>
          <w:iCs/>
          <w:lang w:val="en-US"/>
        </w:rPr>
        <w:t xml:space="preserve">which represents the frequencies for each </w:t>
      </w:r>
      <w:proofErr w:type="gramStart"/>
      <w:r w:rsidR="00A92F8C" w:rsidRPr="00A92F8C">
        <w:rPr>
          <w:rFonts w:cstheme="minorHAnsi"/>
          <w:i/>
          <w:iCs/>
          <w:lang w:val="en-US"/>
        </w:rPr>
        <w:t>category</w:t>
      </w:r>
      <w:proofErr w:type="gramEnd"/>
    </w:p>
    <w:p w14:paraId="62C8CA3A" w14:textId="77777777" w:rsidR="00A92F8C" w:rsidRDefault="00A92F8C" w:rsidP="00A92F8C">
      <w:pPr>
        <w:rPr>
          <w:rFonts w:cstheme="minorHAnsi"/>
          <w:i/>
          <w:iCs/>
          <w:lang w:val="en-US"/>
        </w:rPr>
      </w:pPr>
    </w:p>
    <w:p w14:paraId="4E252D39" w14:textId="55AE2EF2" w:rsidR="006D58C9" w:rsidRDefault="006D58C9" w:rsidP="00554FAB">
      <w:pPr>
        <w:rPr>
          <w:rFonts w:cstheme="minorHAnsi"/>
          <w:b/>
          <w:bCs/>
          <w:sz w:val="24"/>
          <w:szCs w:val="24"/>
          <w:shd w:val="clear" w:color="auto" w:fill="FFFFFF"/>
          <w:lang w:val="en-US"/>
        </w:rPr>
      </w:pPr>
      <w:r w:rsidRPr="006D58C9">
        <w:rPr>
          <w:rFonts w:cstheme="minorHAnsi"/>
          <w:b/>
          <w:bCs/>
          <w:noProof/>
          <w:sz w:val="24"/>
          <w:szCs w:val="24"/>
          <w:shd w:val="clear" w:color="auto" w:fill="FFFFFF"/>
          <w:lang w:val="en-US"/>
        </w:rPr>
        <w:drawing>
          <wp:inline distT="0" distB="0" distL="0" distR="0" wp14:anchorId="05CEC1A0" wp14:editId="2ADF403F">
            <wp:extent cx="5274310" cy="3922395"/>
            <wp:effectExtent l="0" t="0" r="2540" b="1905"/>
            <wp:docPr id="29659237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77F874F0" w14:textId="32D81DF2" w:rsidR="006D58C9" w:rsidRDefault="006D58C9" w:rsidP="007567AF">
      <w:pPr>
        <w:jc w:val="center"/>
        <w:rPr>
          <w:rFonts w:cstheme="minorHAnsi"/>
          <w:i/>
          <w:iCs/>
          <w:lang w:val="en-US"/>
        </w:rPr>
      </w:pPr>
      <w:r>
        <w:rPr>
          <w:rFonts w:cstheme="minorHAnsi"/>
          <w:i/>
          <w:iCs/>
          <w:lang w:val="en-US"/>
        </w:rPr>
        <w:t>F</w:t>
      </w:r>
      <w:r w:rsidRPr="00F53EE7">
        <w:rPr>
          <w:rFonts w:cstheme="minorHAnsi"/>
          <w:i/>
          <w:iCs/>
          <w:lang w:val="en-US"/>
        </w:rPr>
        <w:t xml:space="preserve">IGURE </w:t>
      </w:r>
      <w:r>
        <w:rPr>
          <w:rFonts w:cstheme="minorHAnsi"/>
          <w:i/>
          <w:iCs/>
          <w:lang w:val="en-US"/>
        </w:rPr>
        <w:t>4</w:t>
      </w:r>
      <w:r w:rsidRPr="00F53EE7">
        <w:rPr>
          <w:rFonts w:cstheme="minorHAnsi"/>
          <w:i/>
          <w:iCs/>
          <w:lang w:val="en-US"/>
        </w:rPr>
        <w:t>.</w:t>
      </w:r>
      <w:r>
        <w:rPr>
          <w:rFonts w:cstheme="minorHAnsi"/>
          <w:i/>
          <w:iCs/>
          <w:lang w:val="en-US"/>
        </w:rPr>
        <w:t xml:space="preserve"> Pie chart </w:t>
      </w:r>
      <w:r w:rsidR="007567AF">
        <w:rPr>
          <w:rFonts w:cstheme="minorHAnsi"/>
          <w:i/>
          <w:iCs/>
          <w:lang w:val="en-US"/>
        </w:rPr>
        <w:t>of</w:t>
      </w:r>
      <w:r>
        <w:rPr>
          <w:rFonts w:cstheme="minorHAnsi"/>
          <w:i/>
          <w:iCs/>
          <w:lang w:val="en-US"/>
        </w:rPr>
        <w:t xml:space="preserve"> sector</w:t>
      </w:r>
      <w:r w:rsidR="007567AF">
        <w:rPr>
          <w:rFonts w:cstheme="minorHAnsi"/>
          <w:i/>
          <w:iCs/>
          <w:lang w:val="en-US"/>
        </w:rPr>
        <w:t xml:space="preserve"> which represents the frequencies for each category.</w:t>
      </w:r>
    </w:p>
    <w:p w14:paraId="3F90D443" w14:textId="05D57457" w:rsidR="00487F66" w:rsidRDefault="007567AF" w:rsidP="002438AA">
      <w:pPr>
        <w:jc w:val="both"/>
        <w:rPr>
          <w:rFonts w:cstheme="minorHAnsi"/>
          <w:sz w:val="24"/>
          <w:szCs w:val="24"/>
          <w:lang w:val="en-US"/>
        </w:rPr>
      </w:pPr>
      <w:proofErr w:type="gramStart"/>
      <w:r w:rsidRPr="007567AF">
        <w:rPr>
          <w:rFonts w:cstheme="minorHAnsi"/>
          <w:b/>
          <w:bCs/>
          <w:sz w:val="24"/>
          <w:szCs w:val="24"/>
          <w:lang w:val="en-US"/>
        </w:rPr>
        <w:lastRenderedPageBreak/>
        <w:t>Comment</w:t>
      </w:r>
      <w:r w:rsidR="0095490E">
        <w:rPr>
          <w:rFonts w:cstheme="minorHAnsi"/>
          <w:b/>
          <w:bCs/>
          <w:sz w:val="24"/>
          <w:szCs w:val="24"/>
          <w:lang w:val="en-US"/>
        </w:rPr>
        <w:t>(</w:t>
      </w:r>
      <w:proofErr w:type="gramEnd"/>
      <w:r w:rsidR="0095490E">
        <w:rPr>
          <w:rFonts w:cstheme="minorHAnsi"/>
          <w:b/>
          <w:bCs/>
          <w:sz w:val="24"/>
          <w:szCs w:val="24"/>
          <w:lang w:val="en-US"/>
        </w:rPr>
        <w:t>3,4)</w:t>
      </w:r>
      <w:r w:rsidRPr="007567AF">
        <w:rPr>
          <w:rFonts w:cstheme="minorHAnsi"/>
          <w:b/>
          <w:bCs/>
          <w:sz w:val="24"/>
          <w:szCs w:val="24"/>
          <w:lang w:val="en-US"/>
        </w:rPr>
        <w:t>:</w:t>
      </w:r>
      <w:r w:rsidR="003664E9">
        <w:rPr>
          <w:rFonts w:cstheme="minorHAnsi"/>
          <w:b/>
          <w:bCs/>
          <w:sz w:val="24"/>
          <w:szCs w:val="24"/>
          <w:lang w:val="en-US"/>
        </w:rPr>
        <w:t xml:space="preserve"> </w:t>
      </w:r>
      <w:r w:rsidR="003664E9" w:rsidRPr="003664E9">
        <w:rPr>
          <w:rFonts w:cstheme="minorHAnsi"/>
          <w:sz w:val="24"/>
          <w:szCs w:val="24"/>
          <w:lang w:val="en-US"/>
        </w:rPr>
        <w:t xml:space="preserve">Observing the bar plot and the pie chart for the variable </w:t>
      </w:r>
      <w:r w:rsidR="00C811B1">
        <w:rPr>
          <w:rFonts w:cstheme="minorHAnsi"/>
          <w:sz w:val="24"/>
          <w:szCs w:val="24"/>
          <w:lang w:val="en-US"/>
        </w:rPr>
        <w:t>SECTOR</w:t>
      </w:r>
      <w:r w:rsidR="003664E9" w:rsidRPr="003664E9">
        <w:rPr>
          <w:rFonts w:cstheme="minorHAnsi"/>
          <w:sz w:val="24"/>
          <w:szCs w:val="24"/>
          <w:lang w:val="en-US"/>
        </w:rPr>
        <w:t>, we notice that the majority of the sample belongs to the category other.</w:t>
      </w:r>
      <w:r>
        <w:rPr>
          <w:rFonts w:cstheme="minorHAnsi"/>
          <w:sz w:val="24"/>
          <w:szCs w:val="24"/>
          <w:lang w:val="en-US"/>
        </w:rPr>
        <w:t xml:space="preserve"> </w:t>
      </w:r>
    </w:p>
    <w:p w14:paraId="519F2981" w14:textId="26F38892" w:rsidR="00634372" w:rsidRDefault="00634372" w:rsidP="007567AF">
      <w:pPr>
        <w:rPr>
          <w:rFonts w:cstheme="minorHAnsi"/>
          <w:b/>
          <w:bCs/>
          <w:sz w:val="24"/>
          <w:szCs w:val="24"/>
          <w:lang w:val="en-GB"/>
        </w:rPr>
      </w:pPr>
      <w:r w:rsidRPr="00634372">
        <w:rPr>
          <w:rFonts w:cstheme="minorHAnsi"/>
          <w:b/>
          <w:bCs/>
          <w:noProof/>
          <w:sz w:val="24"/>
          <w:szCs w:val="24"/>
          <w:lang w:val="en-GB"/>
        </w:rPr>
        <w:drawing>
          <wp:inline distT="0" distB="0" distL="0" distR="0" wp14:anchorId="70A35801" wp14:editId="44DA4C98">
            <wp:extent cx="5274310" cy="3922395"/>
            <wp:effectExtent l="0" t="0" r="2540" b="1905"/>
            <wp:docPr id="46107384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2F4D8CCB" w14:textId="530A031A" w:rsidR="00293139" w:rsidRDefault="00293139" w:rsidP="00293139">
      <w:pPr>
        <w:jc w:val="center"/>
        <w:rPr>
          <w:rFonts w:cstheme="minorHAnsi"/>
          <w:i/>
          <w:iCs/>
          <w:lang w:val="en-US"/>
        </w:rPr>
      </w:pPr>
      <w:r>
        <w:rPr>
          <w:rFonts w:cstheme="minorHAnsi"/>
          <w:i/>
          <w:iCs/>
          <w:lang w:val="en-US"/>
        </w:rPr>
        <w:t>F</w:t>
      </w:r>
      <w:r w:rsidRPr="00F53EE7">
        <w:rPr>
          <w:rFonts w:cstheme="minorHAnsi"/>
          <w:i/>
          <w:iCs/>
          <w:lang w:val="en-US"/>
        </w:rPr>
        <w:t xml:space="preserve">IGURE </w:t>
      </w:r>
      <w:r>
        <w:rPr>
          <w:rFonts w:cstheme="minorHAnsi"/>
          <w:i/>
          <w:iCs/>
          <w:lang w:val="en-US"/>
        </w:rPr>
        <w:t>5</w:t>
      </w:r>
      <w:r w:rsidRPr="00F53EE7">
        <w:rPr>
          <w:rFonts w:cstheme="minorHAnsi"/>
          <w:i/>
          <w:iCs/>
          <w:lang w:val="en-US"/>
        </w:rPr>
        <w:t>.</w:t>
      </w:r>
      <w:r>
        <w:rPr>
          <w:rFonts w:cstheme="minorHAnsi"/>
          <w:i/>
          <w:iCs/>
          <w:lang w:val="en-US"/>
        </w:rPr>
        <w:t xml:space="preserve"> </w:t>
      </w:r>
      <w:r w:rsidR="0069344D" w:rsidRPr="0069344D">
        <w:rPr>
          <w:rFonts w:cstheme="minorHAnsi"/>
          <w:i/>
          <w:iCs/>
          <w:lang w:val="en-US"/>
        </w:rPr>
        <w:t xml:space="preserve">Bar plot of occupation using </w:t>
      </w:r>
      <w:r w:rsidR="009771F0" w:rsidRPr="0069344D">
        <w:rPr>
          <w:rFonts w:cstheme="minorHAnsi"/>
          <w:i/>
          <w:iCs/>
          <w:lang w:val="en-US"/>
        </w:rPr>
        <w:t>frequencies</w:t>
      </w:r>
      <w:r w:rsidR="0069344D" w:rsidRPr="0069344D">
        <w:rPr>
          <w:rFonts w:cstheme="minorHAnsi"/>
          <w:i/>
          <w:iCs/>
          <w:lang w:val="en-US"/>
        </w:rPr>
        <w:t xml:space="preserve"> for each category</w:t>
      </w:r>
      <w:r w:rsidR="0069344D">
        <w:rPr>
          <w:rFonts w:cstheme="minorHAnsi"/>
          <w:i/>
          <w:iCs/>
          <w:lang w:val="en-US"/>
        </w:rPr>
        <w:t>.</w:t>
      </w:r>
    </w:p>
    <w:p w14:paraId="7567F608" w14:textId="719D5F89" w:rsidR="004D2A74" w:rsidRDefault="00392ABC" w:rsidP="004D2A74">
      <w:pPr>
        <w:jc w:val="center"/>
        <w:rPr>
          <w:rFonts w:cstheme="minorHAnsi"/>
          <w:i/>
          <w:iCs/>
          <w:lang w:val="en-US"/>
        </w:rPr>
      </w:pPr>
      <w:r w:rsidRPr="00392ABC">
        <w:rPr>
          <w:rFonts w:cstheme="minorHAnsi"/>
          <w:i/>
          <w:iCs/>
          <w:noProof/>
          <w:lang w:val="en-US"/>
        </w:rPr>
        <w:drawing>
          <wp:inline distT="0" distB="0" distL="0" distR="0" wp14:anchorId="41A152FF" wp14:editId="41759A5B">
            <wp:extent cx="5274310" cy="3848100"/>
            <wp:effectExtent l="0" t="0" r="2540" b="0"/>
            <wp:docPr id="33543918"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848100"/>
                    </a:xfrm>
                    <a:prstGeom prst="rect">
                      <a:avLst/>
                    </a:prstGeom>
                    <a:noFill/>
                    <a:ln>
                      <a:noFill/>
                    </a:ln>
                  </pic:spPr>
                </pic:pic>
              </a:graphicData>
            </a:graphic>
          </wp:inline>
        </w:drawing>
      </w:r>
      <w:r>
        <w:rPr>
          <w:rFonts w:cstheme="minorHAnsi"/>
          <w:i/>
          <w:iCs/>
          <w:lang w:val="en-US"/>
        </w:rPr>
        <w:t>FIGURE 6.</w:t>
      </w:r>
      <w:r w:rsidR="009771F0">
        <w:rPr>
          <w:rFonts w:cstheme="minorHAnsi"/>
          <w:i/>
          <w:iCs/>
          <w:lang w:val="en-US"/>
        </w:rPr>
        <w:t xml:space="preserve"> Pie chart for occupation using frequencies for each category.</w:t>
      </w:r>
    </w:p>
    <w:p w14:paraId="21AD9424" w14:textId="66F25D5F" w:rsidR="004D2A74" w:rsidRDefault="004D2A74" w:rsidP="002438AA">
      <w:pPr>
        <w:jc w:val="both"/>
        <w:rPr>
          <w:rFonts w:cstheme="minorHAnsi"/>
          <w:sz w:val="24"/>
          <w:szCs w:val="24"/>
          <w:lang w:val="en-US"/>
        </w:rPr>
      </w:pPr>
      <w:r w:rsidRPr="004D2A74">
        <w:rPr>
          <w:rFonts w:cstheme="minorHAnsi"/>
          <w:b/>
          <w:bCs/>
          <w:sz w:val="24"/>
          <w:szCs w:val="24"/>
          <w:lang w:val="en-US"/>
        </w:rPr>
        <w:lastRenderedPageBreak/>
        <w:t>Comment</w:t>
      </w:r>
      <w:r w:rsidR="00C32ECF">
        <w:rPr>
          <w:rFonts w:cstheme="minorHAnsi"/>
          <w:b/>
          <w:bCs/>
          <w:sz w:val="24"/>
          <w:szCs w:val="24"/>
          <w:lang w:val="en-US"/>
        </w:rPr>
        <w:t xml:space="preserve">:(5,6): </w:t>
      </w:r>
      <w:r w:rsidR="00C811B1" w:rsidRPr="00C811B1">
        <w:rPr>
          <w:rFonts w:cstheme="minorHAnsi"/>
          <w:sz w:val="24"/>
          <w:szCs w:val="24"/>
          <w:lang w:val="en-US"/>
        </w:rPr>
        <w:t>Based on the two charts, we observe that the categories with the lowest frequency are Sales and Management,</w:t>
      </w:r>
      <w:r w:rsidR="00C811B1">
        <w:rPr>
          <w:rFonts w:cstheme="minorHAnsi"/>
          <w:sz w:val="24"/>
          <w:szCs w:val="24"/>
          <w:lang w:val="en-US"/>
        </w:rPr>
        <w:t xml:space="preserve"> </w:t>
      </w:r>
      <w:r w:rsidR="00C811B1" w:rsidRPr="00C811B1">
        <w:rPr>
          <w:rFonts w:cstheme="minorHAnsi"/>
          <w:sz w:val="24"/>
          <w:szCs w:val="24"/>
          <w:lang w:val="en-US"/>
        </w:rPr>
        <w:t>where this often holds empirically. Finally, the category Other has the highest frequency.</w:t>
      </w:r>
    </w:p>
    <w:p w14:paraId="1718325E" w14:textId="0CEE53FA" w:rsidR="00050CBC" w:rsidRPr="00060750" w:rsidRDefault="00AD44FD" w:rsidP="004D2A74">
      <w:pPr>
        <w:rPr>
          <w:rFonts w:cstheme="minorHAnsi"/>
          <w:sz w:val="24"/>
          <w:szCs w:val="24"/>
          <w:lang w:val="en-US"/>
        </w:rPr>
      </w:pPr>
      <w:ins w:id="21" w:author="Κουνετάς Κωνσταντίνος" w:date="2024-01-08T21:52:00Z">
        <w:r>
          <w:rPr>
            <w:rFonts w:cstheme="minorHAnsi"/>
            <w:sz w:val="24"/>
            <w:szCs w:val="24"/>
          </w:rPr>
          <w:t>ΔΕΝ</w:t>
        </w:r>
        <w:r w:rsidRPr="00060750">
          <w:rPr>
            <w:rFonts w:cstheme="minorHAnsi"/>
            <w:sz w:val="24"/>
            <w:szCs w:val="24"/>
            <w:lang w:val="en-US"/>
            <w:rPrChange w:id="22" w:author="Κουνετάς Κωνσταντίνος" w:date="2024-01-11T09:35:00Z">
              <w:rPr>
                <w:rFonts w:cstheme="minorHAnsi"/>
                <w:sz w:val="24"/>
                <w:szCs w:val="24"/>
              </w:rPr>
            </w:rPrChange>
          </w:rPr>
          <w:t xml:space="preserve"> </w:t>
        </w:r>
        <w:r>
          <w:rPr>
            <w:rFonts w:cstheme="minorHAnsi"/>
            <w:sz w:val="24"/>
            <w:szCs w:val="24"/>
          </w:rPr>
          <w:t>ΘΑ</w:t>
        </w:r>
        <w:r w:rsidRPr="00060750">
          <w:rPr>
            <w:rFonts w:cstheme="minorHAnsi"/>
            <w:sz w:val="24"/>
            <w:szCs w:val="24"/>
            <w:lang w:val="en-US"/>
            <w:rPrChange w:id="23" w:author="Κουνετάς Κωνσταντίνος" w:date="2024-01-11T09:35:00Z">
              <w:rPr>
                <w:rFonts w:cstheme="minorHAnsi"/>
                <w:sz w:val="24"/>
                <w:szCs w:val="24"/>
              </w:rPr>
            </w:rPrChange>
          </w:rPr>
          <w:t xml:space="preserve"> </w:t>
        </w:r>
        <w:r>
          <w:rPr>
            <w:rFonts w:cstheme="minorHAnsi"/>
            <w:sz w:val="24"/>
            <w:szCs w:val="24"/>
          </w:rPr>
          <w:t>ΤΑ</w:t>
        </w:r>
        <w:r w:rsidRPr="00060750">
          <w:rPr>
            <w:rFonts w:cstheme="minorHAnsi"/>
            <w:sz w:val="24"/>
            <w:szCs w:val="24"/>
            <w:lang w:val="en-US"/>
            <w:rPrChange w:id="24" w:author="Κουνετάς Κωνσταντίνος" w:date="2024-01-11T09:35:00Z">
              <w:rPr>
                <w:rFonts w:cstheme="minorHAnsi"/>
                <w:sz w:val="24"/>
                <w:szCs w:val="24"/>
              </w:rPr>
            </w:rPrChange>
          </w:rPr>
          <w:t xml:space="preserve"> </w:t>
        </w:r>
        <w:r>
          <w:rPr>
            <w:rFonts w:cstheme="minorHAnsi"/>
            <w:sz w:val="24"/>
            <w:szCs w:val="24"/>
          </w:rPr>
          <w:t>ΕΒΑΖΑ</w:t>
        </w:r>
        <w:r w:rsidRPr="00060750">
          <w:rPr>
            <w:rFonts w:cstheme="minorHAnsi"/>
            <w:sz w:val="24"/>
            <w:szCs w:val="24"/>
            <w:lang w:val="en-US"/>
            <w:rPrChange w:id="25" w:author="Κουνετάς Κωνσταντίνος" w:date="2024-01-11T09:35:00Z">
              <w:rPr>
                <w:rFonts w:cstheme="minorHAnsi"/>
                <w:sz w:val="24"/>
                <w:szCs w:val="24"/>
              </w:rPr>
            </w:rPrChange>
          </w:rPr>
          <w:t xml:space="preserve"> </w:t>
        </w:r>
        <w:r>
          <w:rPr>
            <w:rFonts w:cstheme="minorHAnsi"/>
            <w:sz w:val="24"/>
            <w:szCs w:val="24"/>
          </w:rPr>
          <w:t>ΜΕ</w:t>
        </w:r>
        <w:r w:rsidRPr="00060750">
          <w:rPr>
            <w:rFonts w:cstheme="minorHAnsi"/>
            <w:sz w:val="24"/>
            <w:szCs w:val="24"/>
            <w:lang w:val="en-US"/>
            <w:rPrChange w:id="26" w:author="Κουνετάς Κωνσταντίνος" w:date="2024-01-11T09:35:00Z">
              <w:rPr>
                <w:rFonts w:cstheme="minorHAnsi"/>
                <w:sz w:val="24"/>
                <w:szCs w:val="24"/>
              </w:rPr>
            </w:rPrChange>
          </w:rPr>
          <w:t xml:space="preserve"> </w:t>
        </w:r>
        <w:r>
          <w:rPr>
            <w:rFonts w:cstheme="minorHAnsi"/>
            <w:sz w:val="24"/>
            <w:szCs w:val="24"/>
          </w:rPr>
          <w:t>ΣΧΟ</w:t>
        </w:r>
      </w:ins>
      <w:ins w:id="27" w:author="Κουνετάς Κωνσταντίνος" w:date="2024-01-08T21:53:00Z">
        <w:r>
          <w:rPr>
            <w:rFonts w:cstheme="minorHAnsi"/>
            <w:sz w:val="24"/>
            <w:szCs w:val="24"/>
          </w:rPr>
          <w:t>ΛΙΑ</w:t>
        </w:r>
        <w:r w:rsidRPr="00060750">
          <w:rPr>
            <w:rFonts w:cstheme="minorHAnsi"/>
            <w:sz w:val="24"/>
            <w:szCs w:val="24"/>
            <w:lang w:val="en-US"/>
            <w:rPrChange w:id="28" w:author="Κουνετάς Κωνσταντίνος" w:date="2024-01-11T09:35:00Z">
              <w:rPr>
                <w:rFonts w:cstheme="minorHAnsi"/>
                <w:sz w:val="24"/>
                <w:szCs w:val="24"/>
              </w:rPr>
            </w:rPrChange>
          </w:rPr>
          <w:t>-</w:t>
        </w:r>
        <w:r>
          <w:rPr>
            <w:rFonts w:cstheme="minorHAnsi"/>
            <w:sz w:val="24"/>
            <w:szCs w:val="24"/>
          </w:rPr>
          <w:t>ΑΠΛΑ</w:t>
        </w:r>
        <w:r w:rsidRPr="00060750">
          <w:rPr>
            <w:rFonts w:cstheme="minorHAnsi"/>
            <w:sz w:val="24"/>
            <w:szCs w:val="24"/>
            <w:lang w:val="en-US"/>
            <w:rPrChange w:id="29" w:author="Κουνετάς Κωνσταντίνος" w:date="2024-01-11T09:35:00Z">
              <w:rPr>
                <w:rFonts w:cstheme="minorHAnsi"/>
                <w:sz w:val="24"/>
                <w:szCs w:val="24"/>
              </w:rPr>
            </w:rPrChange>
          </w:rPr>
          <w:t xml:space="preserve"> </w:t>
        </w:r>
        <w:r>
          <w:rPr>
            <w:rFonts w:cstheme="minorHAnsi"/>
            <w:sz w:val="24"/>
            <w:szCs w:val="24"/>
          </w:rPr>
          <w:t>ΘΑ</w:t>
        </w:r>
        <w:r w:rsidRPr="00060750">
          <w:rPr>
            <w:rFonts w:cstheme="minorHAnsi"/>
            <w:sz w:val="24"/>
            <w:szCs w:val="24"/>
            <w:lang w:val="en-US"/>
            <w:rPrChange w:id="30" w:author="Κουνετάς Κωνσταντίνος" w:date="2024-01-11T09:35:00Z">
              <w:rPr>
                <w:rFonts w:cstheme="minorHAnsi"/>
                <w:sz w:val="24"/>
                <w:szCs w:val="24"/>
              </w:rPr>
            </w:rPrChange>
          </w:rPr>
          <w:t xml:space="preserve"> </w:t>
        </w:r>
        <w:r>
          <w:rPr>
            <w:rFonts w:cstheme="minorHAnsi"/>
            <w:sz w:val="24"/>
            <w:szCs w:val="24"/>
          </w:rPr>
          <w:t>ΕΦΤΙΑΧΝΑ</w:t>
        </w:r>
        <w:r w:rsidRPr="00060750">
          <w:rPr>
            <w:rFonts w:cstheme="minorHAnsi"/>
            <w:sz w:val="24"/>
            <w:szCs w:val="24"/>
            <w:lang w:val="en-US"/>
            <w:rPrChange w:id="31" w:author="Κουνετάς Κωνσταντίνος" w:date="2024-01-11T09:35:00Z">
              <w:rPr>
                <w:rFonts w:cstheme="minorHAnsi"/>
                <w:sz w:val="24"/>
                <w:szCs w:val="24"/>
              </w:rPr>
            </w:rPrChange>
          </w:rPr>
          <w:t xml:space="preserve"> </w:t>
        </w:r>
        <w:r>
          <w:rPr>
            <w:rFonts w:cstheme="minorHAnsi"/>
            <w:sz w:val="24"/>
            <w:szCs w:val="24"/>
          </w:rPr>
          <w:t>ΚΕΙΜΕΝΟ</w:t>
        </w:r>
        <w:r w:rsidRPr="00060750">
          <w:rPr>
            <w:rFonts w:cstheme="minorHAnsi"/>
            <w:sz w:val="24"/>
            <w:szCs w:val="24"/>
            <w:lang w:val="en-US"/>
            <w:rPrChange w:id="32" w:author="Κουνετάς Κωνσταντίνος" w:date="2024-01-11T09:35:00Z">
              <w:rPr>
                <w:rFonts w:cstheme="minorHAnsi"/>
                <w:sz w:val="24"/>
                <w:szCs w:val="24"/>
              </w:rPr>
            </w:rPrChange>
          </w:rPr>
          <w:t xml:space="preserve"> </w:t>
        </w:r>
        <w:r>
          <w:rPr>
            <w:rFonts w:cstheme="minorHAnsi"/>
            <w:sz w:val="24"/>
            <w:szCs w:val="24"/>
          </w:rPr>
          <w:t>ΜΕ</w:t>
        </w:r>
        <w:r w:rsidRPr="00060750">
          <w:rPr>
            <w:rFonts w:cstheme="minorHAnsi"/>
            <w:sz w:val="24"/>
            <w:szCs w:val="24"/>
            <w:lang w:val="en-US"/>
            <w:rPrChange w:id="33" w:author="Κουνετάς Κωνσταντίνος" w:date="2024-01-11T09:35:00Z">
              <w:rPr>
                <w:rFonts w:cstheme="minorHAnsi"/>
                <w:sz w:val="24"/>
                <w:szCs w:val="24"/>
              </w:rPr>
            </w:rPrChange>
          </w:rPr>
          <w:t xml:space="preserve"> </w:t>
        </w:r>
        <w:r>
          <w:rPr>
            <w:rFonts w:cstheme="minorHAnsi"/>
            <w:sz w:val="24"/>
            <w:szCs w:val="24"/>
          </w:rPr>
          <w:t>ΡΟΗ</w:t>
        </w:r>
        <w:r w:rsidRPr="00060750">
          <w:rPr>
            <w:rFonts w:cstheme="minorHAnsi"/>
            <w:sz w:val="24"/>
            <w:szCs w:val="24"/>
            <w:lang w:val="en-US"/>
            <w:rPrChange w:id="34" w:author="Κουνετάς Κωνσταντίνος" w:date="2024-01-11T09:35:00Z">
              <w:rPr>
                <w:rFonts w:cstheme="minorHAnsi"/>
                <w:sz w:val="24"/>
                <w:szCs w:val="24"/>
              </w:rPr>
            </w:rPrChange>
          </w:rPr>
          <w:t>!!</w:t>
        </w:r>
      </w:ins>
    </w:p>
    <w:p w14:paraId="0CFE4220" w14:textId="6D2811F5" w:rsidR="003A7EF9" w:rsidRPr="003A7EF9" w:rsidRDefault="002252FC" w:rsidP="003A7EF9">
      <w:pPr>
        <w:pStyle w:val="Heading1"/>
      </w:pPr>
      <w:bookmarkStart w:id="35" w:name="_Toc150952271"/>
      <w:r>
        <w:t>2.</w:t>
      </w:r>
      <w:r w:rsidR="000E7C5C" w:rsidRPr="000E7C5C">
        <w:t>Determine the mean wage for your dataset.</w:t>
      </w:r>
      <w:bookmarkEnd w:id="35"/>
    </w:p>
    <w:p w14:paraId="4748F161" w14:textId="3590A0D3" w:rsidR="002252FC" w:rsidRDefault="008C21CD" w:rsidP="004D2A74">
      <w:pPr>
        <w:rPr>
          <w:rFonts w:cstheme="minorHAnsi"/>
          <w:sz w:val="24"/>
          <w:szCs w:val="24"/>
          <w:lang w:val="en-US"/>
        </w:rPr>
      </w:pPr>
      <w:r>
        <w:rPr>
          <w:rFonts w:cstheme="minorHAnsi"/>
          <w:sz w:val="24"/>
          <w:szCs w:val="24"/>
          <w:lang w:val="en-US"/>
        </w:rPr>
        <w:t>Mean</w:t>
      </w:r>
      <w:r w:rsidR="00E75A3D">
        <w:rPr>
          <w:rFonts w:cstheme="minorHAnsi"/>
          <w:sz w:val="24"/>
          <w:szCs w:val="24"/>
          <w:lang w:val="en-US"/>
        </w:rPr>
        <w:t xml:space="preserve"> </w:t>
      </w:r>
      <w:r>
        <w:rPr>
          <w:rFonts w:cstheme="minorHAnsi"/>
          <w:sz w:val="24"/>
          <w:szCs w:val="24"/>
          <w:lang w:val="en-US"/>
        </w:rPr>
        <w:t>(</w:t>
      </w:r>
      <w:r w:rsidR="002252FC">
        <w:rPr>
          <w:rFonts w:cstheme="minorHAnsi"/>
          <w:sz w:val="24"/>
          <w:szCs w:val="24"/>
          <w:lang w:val="en-US"/>
        </w:rPr>
        <w:t>WAGE</w:t>
      </w:r>
      <w:r>
        <w:rPr>
          <w:rFonts w:cstheme="minorHAnsi"/>
          <w:sz w:val="24"/>
          <w:szCs w:val="24"/>
          <w:lang w:val="en-US"/>
        </w:rPr>
        <w:t>)=</w:t>
      </w:r>
      <w:r w:rsidR="00C961EC" w:rsidRPr="00903088">
        <w:rPr>
          <w:lang w:val="en-US"/>
        </w:rPr>
        <w:t xml:space="preserve"> </w:t>
      </w:r>
      <w:r w:rsidR="00C961EC" w:rsidRPr="00C961EC">
        <w:rPr>
          <w:rFonts w:cstheme="minorHAnsi"/>
          <w:sz w:val="24"/>
          <w:szCs w:val="24"/>
          <w:lang w:val="en-US"/>
        </w:rPr>
        <w:t>9.024064</w:t>
      </w:r>
      <w:r w:rsidR="002252FC">
        <w:rPr>
          <w:rFonts w:cstheme="minorHAnsi"/>
          <w:sz w:val="24"/>
          <w:szCs w:val="24"/>
          <w:lang w:val="en-US"/>
        </w:rPr>
        <w:t>.</w:t>
      </w:r>
    </w:p>
    <w:p w14:paraId="444D8A8C" w14:textId="77777777" w:rsidR="002252FC" w:rsidRDefault="002252FC" w:rsidP="004D2A74">
      <w:pPr>
        <w:rPr>
          <w:rFonts w:cstheme="minorHAnsi"/>
          <w:sz w:val="24"/>
          <w:szCs w:val="24"/>
          <w:lang w:val="en-US"/>
        </w:rPr>
      </w:pPr>
    </w:p>
    <w:p w14:paraId="51E0C05F" w14:textId="3C6A640F" w:rsidR="002252FC" w:rsidRDefault="001D01B5" w:rsidP="002B6EE2">
      <w:pPr>
        <w:pStyle w:val="Heading1"/>
      </w:pPr>
      <w:bookmarkStart w:id="36" w:name="_Toc150952272"/>
      <w:r>
        <w:t>3.</w:t>
      </w:r>
      <w:r w:rsidR="002B6EE2" w:rsidRPr="002B6EE2">
        <w:t>Determine the mean age for your</w:t>
      </w:r>
      <w:r>
        <w:t>…</w:t>
      </w:r>
      <w:bookmarkEnd w:id="36"/>
    </w:p>
    <w:p w14:paraId="53BE291B" w14:textId="6B8DAF72" w:rsidR="003A7EF9" w:rsidRDefault="00DB7D1F" w:rsidP="003A7EF9">
      <w:pPr>
        <w:rPr>
          <w:sz w:val="24"/>
          <w:szCs w:val="24"/>
          <w:lang w:val="en-US"/>
        </w:rPr>
      </w:pPr>
      <w:r w:rsidRPr="00E75A3D">
        <w:rPr>
          <w:sz w:val="24"/>
          <w:szCs w:val="24"/>
          <w:lang w:val="en-US"/>
        </w:rPr>
        <w:t>Mean</w:t>
      </w:r>
      <w:r w:rsidR="00E75A3D" w:rsidRPr="00E75A3D">
        <w:rPr>
          <w:sz w:val="24"/>
          <w:szCs w:val="24"/>
          <w:lang w:val="en-US"/>
        </w:rPr>
        <w:t xml:space="preserve"> </w:t>
      </w:r>
      <w:r w:rsidRPr="00E75A3D">
        <w:rPr>
          <w:sz w:val="24"/>
          <w:szCs w:val="24"/>
          <w:lang w:val="en-US"/>
        </w:rPr>
        <w:t>(A</w:t>
      </w:r>
      <w:r w:rsidR="00E75A3D" w:rsidRPr="00E75A3D">
        <w:rPr>
          <w:sz w:val="24"/>
          <w:szCs w:val="24"/>
          <w:lang w:val="en-US"/>
        </w:rPr>
        <w:t>GE)=</w:t>
      </w:r>
      <w:r w:rsidR="00E75A3D" w:rsidRPr="00E75A3D">
        <w:rPr>
          <w:sz w:val="24"/>
          <w:szCs w:val="24"/>
        </w:rPr>
        <w:t xml:space="preserve"> </w:t>
      </w:r>
      <w:r w:rsidR="00E75A3D" w:rsidRPr="00E75A3D">
        <w:rPr>
          <w:sz w:val="24"/>
          <w:szCs w:val="24"/>
          <w:lang w:val="en-US"/>
        </w:rPr>
        <w:t>36.83333</w:t>
      </w:r>
    </w:p>
    <w:p w14:paraId="5CDBA5E1" w14:textId="77777777" w:rsidR="00E75A3D" w:rsidRDefault="00E75A3D" w:rsidP="003A7EF9">
      <w:pPr>
        <w:rPr>
          <w:sz w:val="24"/>
          <w:szCs w:val="24"/>
          <w:lang w:val="en-US"/>
        </w:rPr>
      </w:pPr>
    </w:p>
    <w:p w14:paraId="2F2AB30F" w14:textId="1E0315E5" w:rsidR="00E75A3D" w:rsidRDefault="002A0269" w:rsidP="003A7EF9">
      <w:pPr>
        <w:rPr>
          <w:sz w:val="24"/>
          <w:szCs w:val="24"/>
          <w:lang w:val="en-US"/>
        </w:rPr>
      </w:pPr>
      <w:r w:rsidRPr="002A0269">
        <w:rPr>
          <w:noProof/>
          <w:sz w:val="24"/>
          <w:szCs w:val="24"/>
          <w:lang w:val="en-US"/>
        </w:rPr>
        <w:drawing>
          <wp:inline distT="0" distB="0" distL="0" distR="0" wp14:anchorId="3CDB813B" wp14:editId="6BCB48DB">
            <wp:extent cx="5274310" cy="3922395"/>
            <wp:effectExtent l="0" t="0" r="2540" b="1905"/>
            <wp:docPr id="1525520527"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788B799C" w14:textId="169AE99C" w:rsidR="002A0269" w:rsidRDefault="002A0269" w:rsidP="0080724A">
      <w:pPr>
        <w:jc w:val="center"/>
        <w:rPr>
          <w:i/>
          <w:iCs/>
          <w:lang w:val="en-US"/>
        </w:rPr>
      </w:pPr>
      <w:r w:rsidRPr="00A41912">
        <w:rPr>
          <w:i/>
          <w:iCs/>
          <w:lang w:val="en-US"/>
        </w:rPr>
        <w:t>FIGURE 7.</w:t>
      </w:r>
      <w:r w:rsidR="00A41912" w:rsidRPr="00A41912">
        <w:rPr>
          <w:i/>
          <w:iCs/>
          <w:lang w:val="en-US"/>
        </w:rPr>
        <w:t xml:space="preserve"> </w:t>
      </w:r>
      <w:r w:rsidR="0080724A">
        <w:rPr>
          <w:i/>
          <w:iCs/>
          <w:lang w:val="en-US"/>
        </w:rPr>
        <w:t>S</w:t>
      </w:r>
      <w:r w:rsidR="00A41912" w:rsidRPr="00A41912">
        <w:rPr>
          <w:i/>
          <w:iCs/>
          <w:lang w:val="en-US"/>
        </w:rPr>
        <w:t>catter plot of AGE against WAGE with a regression line</w:t>
      </w:r>
      <w:r w:rsidR="0080724A">
        <w:rPr>
          <w:i/>
          <w:iCs/>
          <w:lang w:val="en-US"/>
        </w:rPr>
        <w:t>.</w:t>
      </w:r>
    </w:p>
    <w:p w14:paraId="77DBCD8E" w14:textId="3B44DC6C" w:rsidR="004D2A74" w:rsidRPr="00060750" w:rsidRDefault="0080724A" w:rsidP="002438AA">
      <w:pPr>
        <w:jc w:val="both"/>
        <w:rPr>
          <w:sz w:val="24"/>
          <w:szCs w:val="24"/>
          <w:lang w:val="en-US"/>
        </w:rPr>
      </w:pPr>
      <w:proofErr w:type="gramStart"/>
      <w:r w:rsidRPr="0080724A">
        <w:rPr>
          <w:b/>
          <w:bCs/>
          <w:sz w:val="24"/>
          <w:szCs w:val="24"/>
          <w:lang w:val="en-US"/>
        </w:rPr>
        <w:t>Comment</w:t>
      </w:r>
      <w:r w:rsidR="00F924DD">
        <w:rPr>
          <w:b/>
          <w:bCs/>
          <w:sz w:val="24"/>
          <w:szCs w:val="24"/>
          <w:lang w:val="en-US"/>
        </w:rPr>
        <w:t>(</w:t>
      </w:r>
      <w:proofErr w:type="gramEnd"/>
      <w:r w:rsidR="00F924DD">
        <w:rPr>
          <w:b/>
          <w:bCs/>
          <w:sz w:val="24"/>
          <w:szCs w:val="24"/>
          <w:lang w:val="en-US"/>
        </w:rPr>
        <w:t>7)</w:t>
      </w:r>
      <w:r w:rsidRPr="0080724A">
        <w:rPr>
          <w:b/>
          <w:bCs/>
          <w:sz w:val="24"/>
          <w:szCs w:val="24"/>
          <w:lang w:val="en-US"/>
        </w:rPr>
        <w:t>:</w:t>
      </w:r>
      <w:r w:rsidR="004C2018" w:rsidRPr="009072C8">
        <w:rPr>
          <w:sz w:val="24"/>
          <w:szCs w:val="24"/>
          <w:lang w:val="en-US"/>
        </w:rPr>
        <w:t xml:space="preserve"> </w:t>
      </w:r>
      <w:r w:rsidR="009072C8" w:rsidRPr="009072C8">
        <w:rPr>
          <w:sz w:val="24"/>
          <w:szCs w:val="24"/>
          <w:lang w:val="en-US"/>
        </w:rPr>
        <w:t xml:space="preserve">Using Pearson Correlation (r=0.207) with a p-value &lt; 0.01, it is statistically significant at a significance level of α=1, or in other words, a 1% chance of error. </w:t>
      </w:r>
      <w:r w:rsidR="00926EE9">
        <w:rPr>
          <w:sz w:val="24"/>
          <w:szCs w:val="24"/>
          <w:lang w:val="en-US"/>
        </w:rPr>
        <w:t>Thus</w:t>
      </w:r>
      <w:r w:rsidR="009072C8" w:rsidRPr="009072C8">
        <w:rPr>
          <w:sz w:val="24"/>
          <w:szCs w:val="24"/>
          <w:lang w:val="en-US"/>
        </w:rPr>
        <w:t>, the strength of the linear relationship is weak (0.2-0.39). If age increases by one unit, the salary is expected to increase by approximately 0.2 units on average.</w:t>
      </w:r>
      <w:ins w:id="37" w:author="Κουνετάς Κωνσταντίνος" w:date="2024-01-08T21:53:00Z">
        <w:r w:rsidR="00AD44FD" w:rsidRPr="00AD44FD">
          <w:rPr>
            <w:sz w:val="24"/>
            <w:szCs w:val="24"/>
            <w:lang w:val="en-US"/>
            <w:rPrChange w:id="38" w:author="Κουνετάς Κωνσταντίνος" w:date="2024-01-08T21:53:00Z">
              <w:rPr>
                <w:sz w:val="24"/>
                <w:szCs w:val="24"/>
              </w:rPr>
            </w:rPrChange>
          </w:rPr>
          <w:t xml:space="preserve"> </w:t>
        </w:r>
        <w:r w:rsidR="00AD44FD">
          <w:rPr>
            <w:sz w:val="24"/>
            <w:szCs w:val="24"/>
          </w:rPr>
          <w:t>ΔΕΝ</w:t>
        </w:r>
        <w:r w:rsidR="00AD44FD" w:rsidRPr="00060750">
          <w:rPr>
            <w:sz w:val="24"/>
            <w:szCs w:val="24"/>
            <w:lang w:val="en-US"/>
            <w:rPrChange w:id="39" w:author="Κουνετάς Κωνσταντίνος" w:date="2024-01-11T09:35:00Z">
              <w:rPr>
                <w:sz w:val="24"/>
                <w:szCs w:val="24"/>
              </w:rPr>
            </w:rPrChange>
          </w:rPr>
          <w:t xml:space="preserve"> </w:t>
        </w:r>
        <w:r w:rsidR="00AD44FD">
          <w:rPr>
            <w:sz w:val="24"/>
            <w:szCs w:val="24"/>
          </w:rPr>
          <w:t>ΕΧΕΙΣ</w:t>
        </w:r>
        <w:r w:rsidR="00AD44FD" w:rsidRPr="00060750">
          <w:rPr>
            <w:sz w:val="24"/>
            <w:szCs w:val="24"/>
            <w:lang w:val="en-US"/>
            <w:rPrChange w:id="40" w:author="Κουνετάς Κωνσταντίνος" w:date="2024-01-11T09:35:00Z">
              <w:rPr>
                <w:sz w:val="24"/>
                <w:szCs w:val="24"/>
              </w:rPr>
            </w:rPrChange>
          </w:rPr>
          <w:t xml:space="preserve"> </w:t>
        </w:r>
        <w:r w:rsidR="00AD44FD">
          <w:rPr>
            <w:sz w:val="24"/>
            <w:szCs w:val="24"/>
          </w:rPr>
          <w:t>ΕΚΤΙΜΗΣΗ</w:t>
        </w:r>
        <w:r w:rsidR="00AD44FD" w:rsidRPr="00060750">
          <w:rPr>
            <w:sz w:val="24"/>
            <w:szCs w:val="24"/>
            <w:lang w:val="en-US"/>
            <w:rPrChange w:id="41" w:author="Κουνετάς Κωνσταντίνος" w:date="2024-01-11T09:35:00Z">
              <w:rPr>
                <w:sz w:val="24"/>
                <w:szCs w:val="24"/>
              </w:rPr>
            </w:rPrChange>
          </w:rPr>
          <w:t xml:space="preserve"> </w:t>
        </w:r>
        <w:r w:rsidR="00AD44FD">
          <w:rPr>
            <w:sz w:val="24"/>
            <w:szCs w:val="24"/>
          </w:rPr>
          <w:t>ΑΠΛΑ</w:t>
        </w:r>
        <w:r w:rsidR="00AD44FD" w:rsidRPr="00060750">
          <w:rPr>
            <w:sz w:val="24"/>
            <w:szCs w:val="24"/>
            <w:lang w:val="en-US"/>
            <w:rPrChange w:id="42" w:author="Κουνετάς Κωνσταντίνος" w:date="2024-01-11T09:35:00Z">
              <w:rPr>
                <w:sz w:val="24"/>
                <w:szCs w:val="24"/>
              </w:rPr>
            </w:rPrChange>
          </w:rPr>
          <w:t xml:space="preserve"> </w:t>
        </w:r>
        <w:r w:rsidR="00AD44FD">
          <w:rPr>
            <w:sz w:val="24"/>
            <w:szCs w:val="24"/>
          </w:rPr>
          <w:t>ΜΙΑ</w:t>
        </w:r>
        <w:r w:rsidR="00AD44FD" w:rsidRPr="00060750">
          <w:rPr>
            <w:sz w:val="24"/>
            <w:szCs w:val="24"/>
            <w:lang w:val="en-US"/>
            <w:rPrChange w:id="43" w:author="Κουνετάς Κωνσταντίνος" w:date="2024-01-11T09:35:00Z">
              <w:rPr>
                <w:sz w:val="24"/>
                <w:szCs w:val="24"/>
              </w:rPr>
            </w:rPrChange>
          </w:rPr>
          <w:t xml:space="preserve"> </w:t>
        </w:r>
        <w:r w:rsidR="00AD44FD">
          <w:rPr>
            <w:sz w:val="24"/>
            <w:szCs w:val="24"/>
          </w:rPr>
          <w:t>ΣΧΕΣΗ</w:t>
        </w:r>
        <w:r w:rsidR="00AD44FD" w:rsidRPr="00060750">
          <w:rPr>
            <w:sz w:val="24"/>
            <w:szCs w:val="24"/>
            <w:lang w:val="en-US"/>
            <w:rPrChange w:id="44" w:author="Κουνετάς Κωνσταντίνος" w:date="2024-01-11T09:35:00Z">
              <w:rPr>
                <w:sz w:val="24"/>
                <w:szCs w:val="24"/>
              </w:rPr>
            </w:rPrChange>
          </w:rPr>
          <w:t>!!</w:t>
        </w:r>
      </w:ins>
    </w:p>
    <w:p w14:paraId="369F7399" w14:textId="77777777" w:rsidR="000B3D29" w:rsidRDefault="000B3D29" w:rsidP="004D2A74">
      <w:pPr>
        <w:rPr>
          <w:sz w:val="24"/>
          <w:szCs w:val="24"/>
          <w:lang w:val="en-US"/>
        </w:rPr>
      </w:pPr>
    </w:p>
    <w:p w14:paraId="25A567C9" w14:textId="77777777" w:rsidR="000B3D29" w:rsidRDefault="000B3D29" w:rsidP="004D2A74">
      <w:pPr>
        <w:rPr>
          <w:sz w:val="24"/>
          <w:szCs w:val="24"/>
          <w:lang w:val="en-US"/>
        </w:rPr>
      </w:pPr>
    </w:p>
    <w:p w14:paraId="2FD8604C" w14:textId="45588099" w:rsidR="0054005F" w:rsidRDefault="00D41062" w:rsidP="0054005F">
      <w:pPr>
        <w:pStyle w:val="Heading1"/>
        <w:rPr>
          <w:shd w:val="clear" w:color="auto" w:fill="FFFFFF"/>
        </w:rPr>
      </w:pPr>
      <w:bookmarkStart w:id="45" w:name="_Toc150952273"/>
      <w:r w:rsidRPr="00D41062">
        <w:rPr>
          <w:shd w:val="clear" w:color="auto" w:fill="FFFFFF"/>
        </w:rPr>
        <w:t>Obtain a kernel density for both variables</w:t>
      </w:r>
      <w:r>
        <w:rPr>
          <w:shd w:val="clear" w:color="auto" w:fill="FFFFFF"/>
        </w:rPr>
        <w:t>…</w:t>
      </w:r>
      <w:bookmarkEnd w:id="45"/>
    </w:p>
    <w:p w14:paraId="75DE4696" w14:textId="1CD8E94F" w:rsidR="00BF739C" w:rsidRDefault="00BF739C" w:rsidP="0054005F">
      <w:pPr>
        <w:rPr>
          <w:lang w:val="en-US"/>
        </w:rPr>
      </w:pPr>
      <w:r w:rsidRPr="00BF739C">
        <w:rPr>
          <w:noProof/>
          <w:lang w:val="en-US"/>
        </w:rPr>
        <w:drawing>
          <wp:inline distT="0" distB="0" distL="0" distR="0" wp14:anchorId="0111A2AC" wp14:editId="0CD7A4C2">
            <wp:extent cx="5274310" cy="3922395"/>
            <wp:effectExtent l="0" t="0" r="2540" b="1905"/>
            <wp:docPr id="574068091"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3812CB6D" w14:textId="0354FE62" w:rsidR="00BF739C" w:rsidRDefault="00492D64" w:rsidP="004C1DC9">
      <w:pPr>
        <w:jc w:val="center"/>
        <w:rPr>
          <w:i/>
          <w:iCs/>
          <w:lang w:val="en-US"/>
        </w:rPr>
      </w:pPr>
      <w:r w:rsidRPr="00492D64">
        <w:rPr>
          <w:i/>
          <w:iCs/>
          <w:lang w:val="en-US"/>
        </w:rPr>
        <w:t>FIGURE 8.</w:t>
      </w:r>
      <w:r w:rsidR="0039111C">
        <w:rPr>
          <w:i/>
          <w:iCs/>
          <w:lang w:val="en-US"/>
        </w:rPr>
        <w:t xml:space="preserve"> </w:t>
      </w:r>
      <w:r w:rsidR="00EB6595">
        <w:rPr>
          <w:i/>
          <w:iCs/>
          <w:lang w:val="en-US"/>
        </w:rPr>
        <w:t>T</w:t>
      </w:r>
      <w:r w:rsidR="004C1DC9" w:rsidRPr="004C1DC9">
        <w:rPr>
          <w:i/>
          <w:iCs/>
          <w:lang w:val="en-US"/>
        </w:rPr>
        <w:t>he kernel density of NORTH using density</w:t>
      </w:r>
      <w:r w:rsidR="004C1DC9">
        <w:rPr>
          <w:i/>
          <w:iCs/>
          <w:lang w:val="en-US"/>
        </w:rPr>
        <w:t>.</w:t>
      </w:r>
    </w:p>
    <w:p w14:paraId="7900A40D" w14:textId="35C5CFD3" w:rsidR="004C1DC9" w:rsidRDefault="00EB6595" w:rsidP="004C1DC9">
      <w:pPr>
        <w:jc w:val="center"/>
        <w:rPr>
          <w:i/>
          <w:iCs/>
          <w:lang w:val="en-US"/>
        </w:rPr>
      </w:pPr>
      <w:r w:rsidRPr="00EB6595">
        <w:rPr>
          <w:i/>
          <w:iCs/>
          <w:noProof/>
          <w:lang w:val="en-US"/>
        </w:rPr>
        <w:drawing>
          <wp:inline distT="0" distB="0" distL="0" distR="0" wp14:anchorId="7B28FECD" wp14:editId="57642889">
            <wp:extent cx="5274310" cy="3657600"/>
            <wp:effectExtent l="0" t="0" r="2540" b="0"/>
            <wp:docPr id="1962624095"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657600"/>
                    </a:xfrm>
                    <a:prstGeom prst="rect">
                      <a:avLst/>
                    </a:prstGeom>
                    <a:noFill/>
                    <a:ln>
                      <a:noFill/>
                    </a:ln>
                  </pic:spPr>
                </pic:pic>
              </a:graphicData>
            </a:graphic>
          </wp:inline>
        </w:drawing>
      </w:r>
    </w:p>
    <w:p w14:paraId="649BF273" w14:textId="61226A72" w:rsidR="00EB6595" w:rsidRDefault="00EB6595" w:rsidP="00943B62">
      <w:pPr>
        <w:jc w:val="center"/>
        <w:rPr>
          <w:i/>
          <w:iCs/>
          <w:lang w:val="en-US"/>
        </w:rPr>
      </w:pPr>
      <w:r>
        <w:rPr>
          <w:i/>
          <w:iCs/>
          <w:lang w:val="en-US"/>
        </w:rPr>
        <w:lastRenderedPageBreak/>
        <w:t>FIGURE 9. T</w:t>
      </w:r>
      <w:r w:rsidRPr="004C1DC9">
        <w:rPr>
          <w:i/>
          <w:iCs/>
          <w:lang w:val="en-US"/>
        </w:rPr>
        <w:t xml:space="preserve">he kernel density of </w:t>
      </w:r>
      <w:proofErr w:type="spellStart"/>
      <w:r>
        <w:rPr>
          <w:i/>
          <w:iCs/>
          <w:lang w:val="en-US"/>
        </w:rPr>
        <w:t>log_</w:t>
      </w:r>
      <w:r w:rsidRPr="004C1DC9">
        <w:rPr>
          <w:i/>
          <w:iCs/>
          <w:lang w:val="en-US"/>
        </w:rPr>
        <w:t>NORTH</w:t>
      </w:r>
      <w:proofErr w:type="spellEnd"/>
      <w:r w:rsidRPr="004C1DC9">
        <w:rPr>
          <w:i/>
          <w:iCs/>
          <w:lang w:val="en-US"/>
        </w:rPr>
        <w:t xml:space="preserve"> using density</w:t>
      </w:r>
      <w:r w:rsidR="00943B62">
        <w:rPr>
          <w:i/>
          <w:iCs/>
          <w:lang w:val="en-US"/>
        </w:rPr>
        <w:t>.</w:t>
      </w:r>
    </w:p>
    <w:p w14:paraId="08F94E5F" w14:textId="3C24AAAC" w:rsidR="00FE05B5" w:rsidRDefault="00FE05B5" w:rsidP="00B057AC">
      <w:pPr>
        <w:jc w:val="center"/>
        <w:rPr>
          <w:i/>
          <w:iCs/>
          <w:lang w:val="en-US"/>
        </w:rPr>
      </w:pPr>
      <w:r>
        <w:rPr>
          <w:i/>
          <w:iCs/>
          <w:noProof/>
          <w:lang w:val="en-US"/>
        </w:rPr>
        <w:drawing>
          <wp:anchor distT="0" distB="0" distL="114300" distR="114300" simplePos="0" relativeHeight="251661312" behindDoc="0" locked="0" layoutInCell="1" allowOverlap="1" wp14:anchorId="4A7A8355" wp14:editId="4BDFD529">
            <wp:simplePos x="1143000" y="914400"/>
            <wp:positionH relativeFrom="margin">
              <wp:align>center</wp:align>
            </wp:positionH>
            <wp:positionV relativeFrom="margin">
              <wp:align>top</wp:align>
            </wp:positionV>
            <wp:extent cx="7172325" cy="5334000"/>
            <wp:effectExtent l="0" t="0" r="9525" b="0"/>
            <wp:wrapSquare wrapText="bothSides"/>
            <wp:docPr id="523353765"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72325" cy="5334000"/>
                    </a:xfrm>
                    <a:prstGeom prst="rect">
                      <a:avLst/>
                    </a:prstGeom>
                    <a:noFill/>
                  </pic:spPr>
                </pic:pic>
              </a:graphicData>
            </a:graphic>
          </wp:anchor>
        </w:drawing>
      </w:r>
      <w:r w:rsidR="00553C0B">
        <w:rPr>
          <w:i/>
          <w:iCs/>
          <w:lang w:val="en-US"/>
        </w:rPr>
        <w:t xml:space="preserve">FIGURE 10. The kernel density of </w:t>
      </w:r>
      <w:proofErr w:type="spellStart"/>
      <w:r w:rsidR="00553C0B">
        <w:rPr>
          <w:i/>
          <w:iCs/>
          <w:lang w:val="en-US"/>
        </w:rPr>
        <w:t>log_NORTH</w:t>
      </w:r>
      <w:proofErr w:type="spellEnd"/>
      <w:r w:rsidR="00553C0B">
        <w:rPr>
          <w:i/>
          <w:iCs/>
          <w:lang w:val="en-US"/>
        </w:rPr>
        <w:t xml:space="preserve"> using density</w:t>
      </w:r>
      <w:r w:rsidR="00B057AC">
        <w:rPr>
          <w:i/>
          <w:iCs/>
          <w:lang w:val="en-US"/>
        </w:rPr>
        <w:t xml:space="preserve"> with arguments(</w:t>
      </w:r>
      <w:proofErr w:type="spellStart"/>
      <w:r w:rsidR="00B057AC">
        <w:rPr>
          <w:i/>
          <w:iCs/>
          <w:lang w:val="en-US"/>
        </w:rPr>
        <w:t>bw</w:t>
      </w:r>
      <w:proofErr w:type="spellEnd"/>
      <w:r w:rsidR="00B057AC">
        <w:rPr>
          <w:i/>
          <w:iCs/>
          <w:lang w:val="en-US"/>
        </w:rPr>
        <w:t>).</w:t>
      </w:r>
    </w:p>
    <w:p w14:paraId="14D34614" w14:textId="2E708FE3" w:rsidR="00F40C0D" w:rsidRDefault="00B057AC" w:rsidP="00244066">
      <w:pPr>
        <w:jc w:val="both"/>
        <w:rPr>
          <w:sz w:val="24"/>
          <w:szCs w:val="24"/>
          <w:lang w:val="en-US"/>
        </w:rPr>
      </w:pPr>
      <w:proofErr w:type="gramStart"/>
      <w:r w:rsidRPr="00B057AC">
        <w:rPr>
          <w:b/>
          <w:bCs/>
          <w:sz w:val="24"/>
          <w:szCs w:val="24"/>
          <w:lang w:val="en-US"/>
        </w:rPr>
        <w:t>Comment</w:t>
      </w:r>
      <w:r>
        <w:rPr>
          <w:b/>
          <w:bCs/>
          <w:sz w:val="24"/>
          <w:szCs w:val="24"/>
          <w:lang w:val="en-US"/>
        </w:rPr>
        <w:t>(</w:t>
      </w:r>
      <w:proofErr w:type="gramEnd"/>
      <w:r>
        <w:rPr>
          <w:b/>
          <w:bCs/>
          <w:sz w:val="24"/>
          <w:szCs w:val="24"/>
          <w:lang w:val="en-US"/>
        </w:rPr>
        <w:t>8,9,10)</w:t>
      </w:r>
      <w:r w:rsidRPr="00B057AC">
        <w:rPr>
          <w:b/>
          <w:bCs/>
          <w:sz w:val="24"/>
          <w:szCs w:val="24"/>
          <w:lang w:val="en-US"/>
        </w:rPr>
        <w:t>:</w:t>
      </w:r>
      <w:r>
        <w:rPr>
          <w:b/>
          <w:bCs/>
          <w:sz w:val="24"/>
          <w:szCs w:val="24"/>
          <w:lang w:val="en-US"/>
        </w:rPr>
        <w:t xml:space="preserve"> </w:t>
      </w:r>
      <w:r w:rsidR="00244066" w:rsidRPr="00244066">
        <w:rPr>
          <w:sz w:val="24"/>
          <w:szCs w:val="24"/>
          <w:lang w:val="en-US"/>
        </w:rPr>
        <w:t>We constructed the variable</w:t>
      </w:r>
      <w:r w:rsidR="00A06C73">
        <w:rPr>
          <w:sz w:val="24"/>
          <w:szCs w:val="24"/>
          <w:lang w:val="en-US"/>
        </w:rPr>
        <w:t xml:space="preserve"> </w:t>
      </w:r>
      <w:r w:rsidR="00244066" w:rsidRPr="00244066">
        <w:rPr>
          <w:sz w:val="24"/>
          <w:szCs w:val="24"/>
          <w:lang w:val="en-US"/>
        </w:rPr>
        <w:t>NORTH, where it takes a value of 1 if SOUTH equals 0 and vice versa. Using the kernel density, it shows us how our variable is distributed without necessarily adhering to any of the typical distributions.</w:t>
      </w:r>
      <w:r w:rsidR="00A06C73">
        <w:rPr>
          <w:sz w:val="24"/>
          <w:szCs w:val="24"/>
          <w:lang w:val="en-US"/>
        </w:rPr>
        <w:t xml:space="preserve"> </w:t>
      </w:r>
      <w:r w:rsidR="00A06C73" w:rsidRPr="00A06C73">
        <w:rPr>
          <w:sz w:val="24"/>
          <w:szCs w:val="24"/>
          <w:lang w:val="en-US"/>
        </w:rPr>
        <w:t>Observing the distribution of NORTH, it is necessary to use the logarithm so that the values come closer. As a result, we can better approximate the normal distribution, gaining useful properties for subsequent research and better visualization</w:t>
      </w:r>
      <w:r w:rsidR="00A06C73">
        <w:rPr>
          <w:sz w:val="24"/>
          <w:szCs w:val="24"/>
          <w:lang w:val="en-US"/>
        </w:rPr>
        <w:t>.</w:t>
      </w:r>
      <w:r w:rsidR="000D40CA" w:rsidRPr="000D40CA">
        <w:rPr>
          <w:lang w:val="en-US"/>
        </w:rPr>
        <w:t xml:space="preserve"> </w:t>
      </w:r>
      <w:r w:rsidR="000D40CA" w:rsidRPr="000D40CA">
        <w:rPr>
          <w:sz w:val="24"/>
          <w:szCs w:val="24"/>
          <w:lang w:val="en-US"/>
        </w:rPr>
        <w:t>Regarding the bandwidth (</w:t>
      </w:r>
      <w:proofErr w:type="spellStart"/>
      <w:r w:rsidR="000D40CA" w:rsidRPr="000D40CA">
        <w:rPr>
          <w:sz w:val="24"/>
          <w:szCs w:val="24"/>
          <w:lang w:val="en-US"/>
        </w:rPr>
        <w:t>bw</w:t>
      </w:r>
      <w:proofErr w:type="spellEnd"/>
      <w:r w:rsidR="000D40CA" w:rsidRPr="000D40CA">
        <w:rPr>
          <w:sz w:val="24"/>
          <w:szCs w:val="24"/>
          <w:lang w:val="en-US"/>
        </w:rPr>
        <w:t>), the smaller it is, the more detailed the representation of the data. However, smaller bandwidth values make the density estimate more sensitive to variations in the data, potentially capturing smaller-scale fluctuations. Therefore, it is important to choose an appropriate bandwidth to achieve a smooth presentation of the data without losing crucial information.</w:t>
      </w:r>
    </w:p>
    <w:p w14:paraId="6AED58B2" w14:textId="2756188F" w:rsidR="00B057AC" w:rsidRPr="00AD44FD" w:rsidRDefault="00AD44FD" w:rsidP="00F40C0D">
      <w:pPr>
        <w:rPr>
          <w:sz w:val="24"/>
          <w:szCs w:val="24"/>
          <w:rPrChange w:id="46" w:author="Κουνετάς Κωνσταντίνος" w:date="2024-01-08T21:53:00Z">
            <w:rPr>
              <w:sz w:val="24"/>
              <w:szCs w:val="24"/>
              <w:lang w:val="en-US"/>
            </w:rPr>
          </w:rPrChange>
        </w:rPr>
      </w:pPr>
      <w:ins w:id="47" w:author="Κουνετάς Κωνσταντίνος" w:date="2024-01-08T21:53:00Z">
        <w:r>
          <w:rPr>
            <w:sz w:val="24"/>
            <w:szCs w:val="24"/>
          </w:rPr>
          <w:t>ΤΙ ΜΑΣ ΔΕΙΧΝΟΥΝ ΤΑ K</w:t>
        </w:r>
        <w:proofErr w:type="spellStart"/>
        <w:r>
          <w:rPr>
            <w:sz w:val="24"/>
            <w:szCs w:val="24"/>
            <w:lang w:val="en-US"/>
          </w:rPr>
          <w:t>ernel</w:t>
        </w:r>
        <w:proofErr w:type="spellEnd"/>
        <w:r w:rsidRPr="00AD44FD">
          <w:rPr>
            <w:sz w:val="24"/>
            <w:szCs w:val="24"/>
            <w:rPrChange w:id="48" w:author="Κουνετάς Κωνσταντίνος" w:date="2024-01-08T21:53:00Z">
              <w:rPr>
                <w:sz w:val="24"/>
                <w:szCs w:val="24"/>
                <w:lang w:val="en-US"/>
              </w:rPr>
            </w:rPrChange>
          </w:rPr>
          <w:t>???</w:t>
        </w:r>
        <w:r>
          <w:rPr>
            <w:sz w:val="24"/>
            <w:szCs w:val="24"/>
          </w:rPr>
          <w:t xml:space="preserve"> </w:t>
        </w:r>
        <w:proofErr w:type="spellStart"/>
        <w:r>
          <w:rPr>
            <w:sz w:val="24"/>
            <w:szCs w:val="24"/>
          </w:rPr>
          <w:t>Εχει</w:t>
        </w:r>
        <w:proofErr w:type="spellEnd"/>
        <w:r>
          <w:rPr>
            <w:sz w:val="24"/>
            <w:szCs w:val="24"/>
          </w:rPr>
          <w:t xml:space="preserve"> </w:t>
        </w:r>
        <w:proofErr w:type="spellStart"/>
        <w:r>
          <w:rPr>
            <w:sz w:val="24"/>
            <w:szCs w:val="24"/>
          </w:rPr>
          <w:t>σχεση</w:t>
        </w:r>
        <w:proofErr w:type="spellEnd"/>
        <w:r>
          <w:rPr>
            <w:sz w:val="24"/>
            <w:szCs w:val="24"/>
          </w:rPr>
          <w:t xml:space="preserve"> με πιθανότητα;; </w:t>
        </w:r>
        <w:proofErr w:type="spellStart"/>
        <w:r>
          <w:rPr>
            <w:sz w:val="24"/>
            <w:szCs w:val="24"/>
          </w:rPr>
          <w:t>π</w:t>
        </w:r>
      </w:ins>
      <w:ins w:id="49" w:author="Κουνετάς Κωνσταντίνος" w:date="2024-01-08T21:54:00Z">
        <w:r>
          <w:rPr>
            <w:sz w:val="24"/>
            <w:szCs w:val="24"/>
          </w:rPr>
          <w:t>οσες</w:t>
        </w:r>
        <w:proofErr w:type="spellEnd"/>
        <w:r>
          <w:rPr>
            <w:sz w:val="24"/>
            <w:szCs w:val="24"/>
          </w:rPr>
          <w:t xml:space="preserve"> </w:t>
        </w:r>
        <w:proofErr w:type="spellStart"/>
        <w:r>
          <w:rPr>
            <w:sz w:val="24"/>
            <w:szCs w:val="24"/>
          </w:rPr>
          <w:t>κορυφες</w:t>
        </w:r>
        <w:proofErr w:type="spellEnd"/>
        <w:r>
          <w:rPr>
            <w:sz w:val="24"/>
            <w:szCs w:val="24"/>
          </w:rPr>
          <w:t xml:space="preserve">;; ποια η </w:t>
        </w:r>
        <w:proofErr w:type="spellStart"/>
        <w:r>
          <w:rPr>
            <w:sz w:val="24"/>
            <w:szCs w:val="24"/>
          </w:rPr>
          <w:t>διαφορα</w:t>
        </w:r>
        <w:proofErr w:type="spellEnd"/>
        <w:r>
          <w:rPr>
            <w:sz w:val="24"/>
            <w:szCs w:val="24"/>
          </w:rPr>
          <w:t xml:space="preserve"> από το ιστόγραμμα; Και </w:t>
        </w:r>
        <w:proofErr w:type="spellStart"/>
        <w:r>
          <w:rPr>
            <w:sz w:val="24"/>
            <w:szCs w:val="24"/>
          </w:rPr>
          <w:t>γιατι</w:t>
        </w:r>
        <w:proofErr w:type="spellEnd"/>
        <w:r>
          <w:rPr>
            <w:sz w:val="24"/>
            <w:szCs w:val="24"/>
          </w:rPr>
          <w:t xml:space="preserve"> το κάνουμε;;</w:t>
        </w:r>
      </w:ins>
    </w:p>
    <w:p w14:paraId="5068324E" w14:textId="77777777" w:rsidR="00F40C0D" w:rsidRPr="00AD44FD" w:rsidRDefault="00F40C0D" w:rsidP="00F40C0D">
      <w:pPr>
        <w:rPr>
          <w:sz w:val="24"/>
          <w:szCs w:val="24"/>
          <w:rPrChange w:id="50" w:author="Κουνετάς Κωνσταντίνος" w:date="2024-01-08T21:53:00Z">
            <w:rPr>
              <w:sz w:val="24"/>
              <w:szCs w:val="24"/>
              <w:lang w:val="en-US"/>
            </w:rPr>
          </w:rPrChange>
        </w:rPr>
      </w:pPr>
    </w:p>
    <w:p w14:paraId="7807012C" w14:textId="77777777" w:rsidR="00F40C0D" w:rsidRPr="00AD44FD" w:rsidRDefault="00F40C0D" w:rsidP="00F40C0D">
      <w:pPr>
        <w:rPr>
          <w:sz w:val="24"/>
          <w:szCs w:val="24"/>
          <w:rPrChange w:id="51" w:author="Κουνετάς Κωνσταντίνος" w:date="2024-01-08T21:53:00Z">
            <w:rPr>
              <w:sz w:val="24"/>
              <w:szCs w:val="24"/>
              <w:lang w:val="en-US"/>
            </w:rPr>
          </w:rPrChange>
        </w:rPr>
      </w:pPr>
    </w:p>
    <w:p w14:paraId="5757D649" w14:textId="2FD93792" w:rsidR="00903088" w:rsidRPr="00AD44FD" w:rsidRDefault="00FC6549" w:rsidP="00903088">
      <w:pPr>
        <w:pStyle w:val="Heading1"/>
      </w:pPr>
      <w:bookmarkStart w:id="52" w:name="_Toc150952274"/>
      <w:r>
        <w:rPr>
          <w:noProof/>
        </w:rPr>
        <w:drawing>
          <wp:anchor distT="0" distB="0" distL="114300" distR="114300" simplePos="0" relativeHeight="251662336" behindDoc="0" locked="0" layoutInCell="1" allowOverlap="1" wp14:anchorId="59AC847D" wp14:editId="71BA7AF1">
            <wp:simplePos x="0" y="0"/>
            <wp:positionH relativeFrom="margin">
              <wp:posOffset>-429895</wp:posOffset>
            </wp:positionH>
            <wp:positionV relativeFrom="margin">
              <wp:posOffset>345440</wp:posOffset>
            </wp:positionV>
            <wp:extent cx="6124575" cy="4391025"/>
            <wp:effectExtent l="0" t="0" r="9525" b="9525"/>
            <wp:wrapSquare wrapText="bothSides"/>
            <wp:docPr id="147311766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4575" cy="4391025"/>
                    </a:xfrm>
                    <a:prstGeom prst="rect">
                      <a:avLst/>
                    </a:prstGeom>
                    <a:noFill/>
                  </pic:spPr>
                </pic:pic>
              </a:graphicData>
            </a:graphic>
            <wp14:sizeRelH relativeFrom="margin">
              <wp14:pctWidth>0</wp14:pctWidth>
            </wp14:sizeRelH>
          </wp:anchor>
        </w:drawing>
      </w:r>
      <w:r w:rsidR="00B4433B">
        <w:t>1.</w:t>
      </w:r>
      <w:r w:rsidR="00B4433B" w:rsidRPr="00B4433B">
        <w:t>Using the CPS1985 dataset and</w:t>
      </w:r>
      <w:r w:rsidR="001E07FA">
        <w:t xml:space="preserve"> for categorical</w:t>
      </w:r>
      <w:r w:rsidR="00624821">
        <w:t>…</w:t>
      </w:r>
      <w:bookmarkEnd w:id="52"/>
      <w:ins w:id="53" w:author="Κουνετάς Κωνσταντίνος" w:date="2024-01-08T21:54:00Z">
        <w:r w:rsidR="00AD44FD" w:rsidRPr="00AD44FD">
          <w:rPr>
            <w:rPrChange w:id="54" w:author="Κουνετάς Κωνσταντίνος" w:date="2024-01-08T21:54:00Z">
              <w:rPr>
                <w:lang w:val="el-GR"/>
              </w:rPr>
            </w:rPrChange>
          </w:rPr>
          <w:t>???</w:t>
        </w:r>
      </w:ins>
    </w:p>
    <w:p w14:paraId="0CBE6EF9" w14:textId="00408374" w:rsidR="001E07FA" w:rsidRDefault="001E07FA" w:rsidP="001E07FA">
      <w:pPr>
        <w:rPr>
          <w:lang w:val="en-US"/>
        </w:rPr>
      </w:pPr>
    </w:p>
    <w:p w14:paraId="6F79017F" w14:textId="46AC4288" w:rsidR="00B37F17" w:rsidRDefault="00B37F17" w:rsidP="00246DDC">
      <w:pPr>
        <w:jc w:val="center"/>
        <w:rPr>
          <w:i/>
          <w:iCs/>
          <w:lang w:val="en-US"/>
        </w:rPr>
      </w:pPr>
      <w:r w:rsidRPr="00246DDC">
        <w:rPr>
          <w:i/>
          <w:iCs/>
          <w:lang w:val="en-US"/>
        </w:rPr>
        <w:t>FIGURE 11.</w:t>
      </w:r>
      <w:r w:rsidR="00246DDC" w:rsidRPr="00246DDC">
        <w:rPr>
          <w:i/>
          <w:iCs/>
          <w:lang w:val="en-US"/>
        </w:rPr>
        <w:t xml:space="preserve"> A barplot for gender proportion by occupation</w:t>
      </w:r>
      <w:r w:rsidR="00246DDC">
        <w:rPr>
          <w:i/>
          <w:iCs/>
          <w:lang w:val="en-US"/>
        </w:rPr>
        <w:t>.</w:t>
      </w:r>
    </w:p>
    <w:p w14:paraId="06C8E1BD" w14:textId="33F4928E" w:rsidR="00D97F97" w:rsidRDefault="00D97F97" w:rsidP="00F81705">
      <w:pPr>
        <w:jc w:val="both"/>
        <w:rPr>
          <w:sz w:val="24"/>
          <w:szCs w:val="24"/>
          <w:lang w:val="en-US"/>
        </w:rPr>
      </w:pPr>
      <w:proofErr w:type="gramStart"/>
      <w:r w:rsidRPr="00D97F97">
        <w:rPr>
          <w:b/>
          <w:bCs/>
          <w:sz w:val="24"/>
          <w:szCs w:val="24"/>
          <w:lang w:val="en-US"/>
        </w:rPr>
        <w:t>Comment</w:t>
      </w:r>
      <w:r w:rsidR="00E03F08">
        <w:rPr>
          <w:b/>
          <w:bCs/>
          <w:sz w:val="24"/>
          <w:szCs w:val="24"/>
          <w:lang w:val="en-US"/>
        </w:rPr>
        <w:t>(</w:t>
      </w:r>
      <w:proofErr w:type="gramEnd"/>
      <w:r w:rsidR="00E03F08">
        <w:rPr>
          <w:b/>
          <w:bCs/>
          <w:sz w:val="24"/>
          <w:szCs w:val="24"/>
          <w:lang w:val="en-US"/>
        </w:rPr>
        <w:t>11)</w:t>
      </w:r>
      <w:r w:rsidRPr="00D97F97">
        <w:rPr>
          <w:b/>
          <w:bCs/>
          <w:sz w:val="24"/>
          <w:szCs w:val="24"/>
          <w:lang w:val="en-US"/>
        </w:rPr>
        <w:t>:</w:t>
      </w:r>
      <w:r w:rsidR="003245F8" w:rsidRPr="00F81705">
        <w:rPr>
          <w:b/>
          <w:bCs/>
          <w:sz w:val="24"/>
          <w:szCs w:val="24"/>
          <w:lang w:val="en-US"/>
        </w:rPr>
        <w:t xml:space="preserve"> </w:t>
      </w:r>
      <w:r w:rsidR="00F81705" w:rsidRPr="00F81705">
        <w:rPr>
          <w:sz w:val="24"/>
          <w:szCs w:val="24"/>
          <w:lang w:val="en-US"/>
        </w:rPr>
        <w:t>To start, we created a variable that takes the value 1 if you are male and 0 if you are female, which we named GENDER. We observe that three of the job categories seem to have a significant difference between the two genders. It's worth noting that the number 1 corresponds to the profession of a manager, where there are 34 males and 21 females. Another notable difference can be seen in category number 3</w:t>
      </w:r>
      <w:r w:rsidR="00C1656D">
        <w:rPr>
          <w:sz w:val="24"/>
          <w:szCs w:val="24"/>
          <w:lang w:val="en-US"/>
        </w:rPr>
        <w:t>(Clerical)</w:t>
      </w:r>
      <w:r w:rsidR="00F81705" w:rsidRPr="00F81705">
        <w:rPr>
          <w:sz w:val="24"/>
          <w:szCs w:val="24"/>
          <w:lang w:val="en-US"/>
        </w:rPr>
        <w:t xml:space="preserve">, where the majority are females with 76 women and 21 men. Moving on to further analysis, we expect to find some discrimination in the workplace based on an individual's gender. </w:t>
      </w:r>
    </w:p>
    <w:p w14:paraId="6A4097FC" w14:textId="77777777" w:rsidR="00FC0688" w:rsidRDefault="00FC0688" w:rsidP="00F81705">
      <w:pPr>
        <w:jc w:val="both"/>
        <w:rPr>
          <w:sz w:val="24"/>
          <w:szCs w:val="24"/>
          <w:lang w:val="en-US"/>
        </w:rPr>
      </w:pPr>
    </w:p>
    <w:p w14:paraId="1643B75D" w14:textId="77777777" w:rsidR="00FC0688" w:rsidRDefault="00FC0688" w:rsidP="00F81705">
      <w:pPr>
        <w:jc w:val="both"/>
        <w:rPr>
          <w:sz w:val="24"/>
          <w:szCs w:val="24"/>
          <w:lang w:val="en-US"/>
        </w:rPr>
      </w:pPr>
    </w:p>
    <w:p w14:paraId="6A0AE435" w14:textId="77777777" w:rsidR="00FC0688" w:rsidRDefault="00FC0688" w:rsidP="00F81705">
      <w:pPr>
        <w:jc w:val="both"/>
        <w:rPr>
          <w:sz w:val="24"/>
          <w:szCs w:val="24"/>
          <w:lang w:val="en-US"/>
        </w:rPr>
      </w:pPr>
    </w:p>
    <w:p w14:paraId="754FD775" w14:textId="77777777" w:rsidR="00FC0688" w:rsidRDefault="00FC0688" w:rsidP="00F81705">
      <w:pPr>
        <w:jc w:val="both"/>
        <w:rPr>
          <w:sz w:val="24"/>
          <w:szCs w:val="24"/>
          <w:lang w:val="en-US"/>
        </w:rPr>
      </w:pPr>
    </w:p>
    <w:p w14:paraId="74F6BBC5" w14:textId="77777777" w:rsidR="00FC0688" w:rsidRDefault="00FC0688" w:rsidP="00F81705">
      <w:pPr>
        <w:jc w:val="both"/>
        <w:rPr>
          <w:sz w:val="24"/>
          <w:szCs w:val="24"/>
          <w:lang w:val="en-US"/>
        </w:rPr>
      </w:pPr>
    </w:p>
    <w:p w14:paraId="066112D5" w14:textId="77777777" w:rsidR="00FC0688" w:rsidRDefault="00FC0688" w:rsidP="00F81705">
      <w:pPr>
        <w:jc w:val="both"/>
        <w:rPr>
          <w:sz w:val="24"/>
          <w:szCs w:val="24"/>
          <w:lang w:val="en-US"/>
        </w:rPr>
      </w:pPr>
    </w:p>
    <w:p w14:paraId="1497961C" w14:textId="0EFB97C4" w:rsidR="00C1656D" w:rsidRDefault="00F66C98" w:rsidP="00025238">
      <w:pPr>
        <w:jc w:val="center"/>
        <w:rPr>
          <w:i/>
          <w:iCs/>
          <w:lang w:val="en-US"/>
        </w:rPr>
      </w:pPr>
      <w:r w:rsidRPr="00F66C98">
        <w:rPr>
          <w:i/>
          <w:iCs/>
          <w:noProof/>
          <w:lang w:val="en-US"/>
        </w:rPr>
        <w:drawing>
          <wp:anchor distT="0" distB="0" distL="114300" distR="114300" simplePos="0" relativeHeight="251663360" behindDoc="0" locked="0" layoutInCell="1" allowOverlap="1" wp14:anchorId="20746858" wp14:editId="71E9195F">
            <wp:simplePos x="1143000" y="914400"/>
            <wp:positionH relativeFrom="margin">
              <wp:align>center</wp:align>
            </wp:positionH>
            <wp:positionV relativeFrom="margin">
              <wp:align>top</wp:align>
            </wp:positionV>
            <wp:extent cx="5274310" cy="3922395"/>
            <wp:effectExtent l="0" t="0" r="2540" b="1905"/>
            <wp:wrapSquare wrapText="bothSides"/>
            <wp:docPr id="684357146"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r w:rsidRPr="00F66C98">
        <w:rPr>
          <w:i/>
          <w:iCs/>
          <w:lang w:val="en-US"/>
        </w:rPr>
        <w:t>FIGURE 12:</w:t>
      </w:r>
      <w:r>
        <w:rPr>
          <w:i/>
          <w:iCs/>
          <w:lang w:val="en-US"/>
        </w:rPr>
        <w:t xml:space="preserve"> </w:t>
      </w:r>
      <w:r w:rsidR="002778B7">
        <w:rPr>
          <w:i/>
          <w:iCs/>
          <w:lang w:val="en-US"/>
        </w:rPr>
        <w:t>S</w:t>
      </w:r>
      <w:r w:rsidR="00025238" w:rsidRPr="00025238">
        <w:rPr>
          <w:i/>
          <w:iCs/>
          <w:lang w:val="en-US"/>
        </w:rPr>
        <w:t xml:space="preserve">catter plot of </w:t>
      </w:r>
      <w:r w:rsidR="002778B7">
        <w:rPr>
          <w:i/>
          <w:iCs/>
          <w:lang w:val="en-US"/>
        </w:rPr>
        <w:t>W</w:t>
      </w:r>
      <w:r w:rsidR="00025238" w:rsidRPr="00025238">
        <w:rPr>
          <w:i/>
          <w:iCs/>
          <w:lang w:val="en-US"/>
        </w:rPr>
        <w:t xml:space="preserve">AGE </w:t>
      </w:r>
      <w:r w:rsidR="00582974">
        <w:rPr>
          <w:i/>
          <w:iCs/>
          <w:lang w:val="en-US"/>
        </w:rPr>
        <w:t xml:space="preserve">in relation to </w:t>
      </w:r>
      <w:r w:rsidR="00582974" w:rsidRPr="00582974">
        <w:rPr>
          <w:i/>
          <w:iCs/>
          <w:lang w:val="en-US"/>
        </w:rPr>
        <w:t>EDUCATION</w:t>
      </w:r>
      <w:r w:rsidR="00582974">
        <w:rPr>
          <w:i/>
          <w:iCs/>
          <w:lang w:val="en-US"/>
        </w:rPr>
        <w:t xml:space="preserve"> </w:t>
      </w:r>
      <w:r w:rsidR="00025238" w:rsidRPr="00025238">
        <w:rPr>
          <w:i/>
          <w:iCs/>
          <w:lang w:val="en-US"/>
        </w:rPr>
        <w:t>with a regression line</w:t>
      </w:r>
      <w:r w:rsidR="00025238">
        <w:rPr>
          <w:i/>
          <w:iCs/>
          <w:lang w:val="en-US"/>
        </w:rPr>
        <w:t>.</w:t>
      </w:r>
    </w:p>
    <w:p w14:paraId="645C2FA8" w14:textId="3A5D0F8F" w:rsidR="00582974" w:rsidRDefault="00582974" w:rsidP="00F600A2">
      <w:pPr>
        <w:jc w:val="both"/>
        <w:rPr>
          <w:sz w:val="24"/>
          <w:szCs w:val="24"/>
          <w:lang w:val="en-US"/>
        </w:rPr>
      </w:pPr>
      <w:proofErr w:type="gramStart"/>
      <w:r w:rsidRPr="00582974">
        <w:rPr>
          <w:b/>
          <w:bCs/>
          <w:sz w:val="24"/>
          <w:szCs w:val="24"/>
          <w:lang w:val="en-US"/>
        </w:rPr>
        <w:t>Comment</w:t>
      </w:r>
      <w:r w:rsidR="00EE2686">
        <w:rPr>
          <w:b/>
          <w:bCs/>
          <w:sz w:val="24"/>
          <w:szCs w:val="24"/>
          <w:lang w:val="en-US"/>
        </w:rPr>
        <w:t>(</w:t>
      </w:r>
      <w:proofErr w:type="gramEnd"/>
      <w:r w:rsidR="00EE2686">
        <w:rPr>
          <w:b/>
          <w:bCs/>
          <w:sz w:val="24"/>
          <w:szCs w:val="24"/>
          <w:lang w:val="en-US"/>
        </w:rPr>
        <w:t>12)</w:t>
      </w:r>
      <w:r w:rsidRPr="00582974">
        <w:rPr>
          <w:b/>
          <w:bCs/>
          <w:sz w:val="24"/>
          <w:szCs w:val="24"/>
          <w:lang w:val="en-US"/>
        </w:rPr>
        <w:t>:</w:t>
      </w:r>
      <w:r w:rsidR="00A015DE">
        <w:rPr>
          <w:b/>
          <w:bCs/>
          <w:sz w:val="24"/>
          <w:szCs w:val="24"/>
          <w:lang w:val="en-US"/>
        </w:rPr>
        <w:t xml:space="preserve"> </w:t>
      </w:r>
      <w:r w:rsidR="00F600A2" w:rsidRPr="00F600A2">
        <w:rPr>
          <w:sz w:val="24"/>
          <w:szCs w:val="24"/>
          <w:lang w:val="en-US"/>
        </w:rPr>
        <w:t xml:space="preserve">To begin, it's worth mentioning that a Shapiro-Wilk normality test was conducted for the variable </w:t>
      </w:r>
      <w:proofErr w:type="spellStart"/>
      <w:r w:rsidR="00F600A2" w:rsidRPr="00F600A2">
        <w:rPr>
          <w:sz w:val="24"/>
          <w:szCs w:val="24"/>
          <w:lang w:val="en-US"/>
        </w:rPr>
        <w:t>ln_WAGE</w:t>
      </w:r>
      <w:proofErr w:type="spellEnd"/>
      <w:r w:rsidR="00F600A2" w:rsidRPr="00F600A2">
        <w:rPr>
          <w:sz w:val="24"/>
          <w:szCs w:val="24"/>
          <w:lang w:val="en-US"/>
        </w:rPr>
        <w:t xml:space="preserve">. The result indicated that the p-value &lt; 0.01, which means that we reject the null hypothesis that </w:t>
      </w:r>
      <w:proofErr w:type="spellStart"/>
      <w:r w:rsidR="00F600A2" w:rsidRPr="00F600A2">
        <w:rPr>
          <w:sz w:val="24"/>
          <w:szCs w:val="24"/>
          <w:lang w:val="en-US"/>
        </w:rPr>
        <w:t>ln_WAGE</w:t>
      </w:r>
      <w:proofErr w:type="spellEnd"/>
      <w:r w:rsidR="00F600A2" w:rsidRPr="00F600A2">
        <w:rPr>
          <w:sz w:val="24"/>
          <w:szCs w:val="24"/>
          <w:lang w:val="en-US"/>
        </w:rPr>
        <w:t xml:space="preserve"> follows a normal distribution. This is something we should take into consideration.</w:t>
      </w:r>
      <w:r w:rsidR="00181960">
        <w:rPr>
          <w:sz w:val="24"/>
          <w:szCs w:val="24"/>
          <w:lang w:val="en-US"/>
        </w:rPr>
        <w:t xml:space="preserve"> </w:t>
      </w:r>
      <w:r w:rsidR="00F600A2" w:rsidRPr="00F600A2">
        <w:rPr>
          <w:sz w:val="24"/>
          <w:szCs w:val="24"/>
          <w:lang w:val="en-US"/>
        </w:rPr>
        <w:t xml:space="preserve">Moving forward with our analysis, </w:t>
      </w:r>
      <w:proofErr w:type="gramStart"/>
      <w:r w:rsidR="00F600A2" w:rsidRPr="00F600A2">
        <w:rPr>
          <w:sz w:val="24"/>
          <w:szCs w:val="24"/>
          <w:lang w:val="en-US"/>
        </w:rPr>
        <w:t>in order to</w:t>
      </w:r>
      <w:proofErr w:type="gramEnd"/>
      <w:r w:rsidR="00F600A2" w:rsidRPr="00F600A2">
        <w:rPr>
          <w:sz w:val="24"/>
          <w:szCs w:val="24"/>
          <w:lang w:val="en-US"/>
        </w:rPr>
        <w:t xml:space="preserve"> generate consistent estimates, we need to be mindful of this deviation from normality in the </w:t>
      </w:r>
      <w:proofErr w:type="spellStart"/>
      <w:r w:rsidR="00F600A2" w:rsidRPr="00F600A2">
        <w:rPr>
          <w:sz w:val="24"/>
          <w:szCs w:val="24"/>
          <w:lang w:val="en-US"/>
        </w:rPr>
        <w:t>ln_WAGE</w:t>
      </w:r>
      <w:proofErr w:type="spellEnd"/>
      <w:r w:rsidR="00F600A2" w:rsidRPr="00F600A2">
        <w:rPr>
          <w:sz w:val="24"/>
          <w:szCs w:val="24"/>
          <w:lang w:val="en-US"/>
        </w:rPr>
        <w:t xml:space="preserve"> variable.</w:t>
      </w:r>
      <w:r w:rsidR="00F50959">
        <w:rPr>
          <w:sz w:val="24"/>
          <w:szCs w:val="24"/>
          <w:lang w:val="en-US"/>
        </w:rPr>
        <w:t xml:space="preserve"> </w:t>
      </w:r>
      <w:r w:rsidR="00D34197" w:rsidRPr="00D34197">
        <w:rPr>
          <w:sz w:val="24"/>
          <w:szCs w:val="24"/>
          <w:lang w:val="en-US"/>
        </w:rPr>
        <w:t>Regarding the scatter plot between income and education, there appears to be a relationship, which we confirmed using Pearson's correlation test (r=0.36) with a p-value &lt; 0.01. This means that income and education have a statistically significant weak positive linear correlation.</w:t>
      </w:r>
      <w:r w:rsidR="00BA4C94">
        <w:rPr>
          <w:sz w:val="24"/>
          <w:szCs w:val="24"/>
          <w:lang w:val="en-US"/>
        </w:rPr>
        <w:t xml:space="preserve"> </w:t>
      </w:r>
      <w:proofErr w:type="gramStart"/>
      <w:r w:rsidR="00BA4C94" w:rsidRPr="00BA4C94">
        <w:rPr>
          <w:sz w:val="24"/>
          <w:szCs w:val="24"/>
          <w:lang w:val="en-US"/>
        </w:rPr>
        <w:t>Last but not least</w:t>
      </w:r>
      <w:proofErr w:type="gramEnd"/>
      <w:r w:rsidR="00BA4C94" w:rsidRPr="00BA4C94">
        <w:rPr>
          <w:sz w:val="24"/>
          <w:szCs w:val="24"/>
          <w:lang w:val="en-US"/>
        </w:rPr>
        <w:t>, there seems to be a differentiation in income based on the gender of the individual, with the mean income for men being 9.6 and for women being 7.6.</w:t>
      </w:r>
    </w:p>
    <w:p w14:paraId="43EB18F6" w14:textId="29977D0C" w:rsidR="00BA4C94" w:rsidRPr="00060750" w:rsidRDefault="00AD44FD" w:rsidP="00F600A2">
      <w:pPr>
        <w:jc w:val="both"/>
        <w:rPr>
          <w:sz w:val="24"/>
          <w:szCs w:val="24"/>
          <w:lang w:val="en-US"/>
        </w:rPr>
      </w:pPr>
      <w:proofErr w:type="spellStart"/>
      <w:ins w:id="55" w:author="Κουνετάς Κωνσταντίνος" w:date="2024-01-08T21:54:00Z">
        <w:r>
          <w:rPr>
            <w:sz w:val="24"/>
            <w:szCs w:val="24"/>
          </w:rPr>
          <w:t>Ωραια</w:t>
        </w:r>
        <w:proofErr w:type="spellEnd"/>
        <w:r w:rsidRPr="00060750">
          <w:rPr>
            <w:sz w:val="24"/>
            <w:szCs w:val="24"/>
            <w:lang w:val="en-US"/>
            <w:rPrChange w:id="56" w:author="Κουνετάς Κωνσταντίνος" w:date="2024-01-11T09:35:00Z">
              <w:rPr>
                <w:sz w:val="24"/>
                <w:szCs w:val="24"/>
              </w:rPr>
            </w:rPrChange>
          </w:rPr>
          <w:t>!!</w:t>
        </w:r>
      </w:ins>
    </w:p>
    <w:p w14:paraId="2AC4289B" w14:textId="77777777" w:rsidR="00BA4C94" w:rsidRDefault="00BA4C94" w:rsidP="00F600A2">
      <w:pPr>
        <w:jc w:val="both"/>
        <w:rPr>
          <w:sz w:val="24"/>
          <w:szCs w:val="24"/>
          <w:lang w:val="en-US"/>
        </w:rPr>
      </w:pPr>
    </w:p>
    <w:p w14:paraId="0F411486" w14:textId="77777777" w:rsidR="00BA4C94" w:rsidRDefault="00BA4C94" w:rsidP="00F600A2">
      <w:pPr>
        <w:jc w:val="both"/>
        <w:rPr>
          <w:sz w:val="24"/>
          <w:szCs w:val="24"/>
          <w:lang w:val="en-US"/>
        </w:rPr>
      </w:pPr>
    </w:p>
    <w:p w14:paraId="468DC06F" w14:textId="77777777" w:rsidR="00BA4C94" w:rsidRDefault="00BA4C94" w:rsidP="00F600A2">
      <w:pPr>
        <w:jc w:val="both"/>
        <w:rPr>
          <w:sz w:val="24"/>
          <w:szCs w:val="24"/>
          <w:lang w:val="en-US"/>
        </w:rPr>
      </w:pPr>
    </w:p>
    <w:p w14:paraId="22763AD6" w14:textId="77777777" w:rsidR="00BA4C94" w:rsidRDefault="00BA4C94" w:rsidP="00F600A2">
      <w:pPr>
        <w:jc w:val="both"/>
        <w:rPr>
          <w:sz w:val="24"/>
          <w:szCs w:val="24"/>
          <w:lang w:val="en-US"/>
        </w:rPr>
      </w:pPr>
    </w:p>
    <w:p w14:paraId="3ED75E86" w14:textId="77777777" w:rsidR="00BA4C94" w:rsidRDefault="00BA4C94" w:rsidP="00F600A2">
      <w:pPr>
        <w:jc w:val="both"/>
        <w:rPr>
          <w:sz w:val="24"/>
          <w:szCs w:val="24"/>
          <w:lang w:val="en-US"/>
        </w:rPr>
      </w:pPr>
    </w:p>
    <w:p w14:paraId="50C4FCB0" w14:textId="77777777" w:rsidR="00BA4C94" w:rsidRDefault="00BA4C94" w:rsidP="00F600A2">
      <w:pPr>
        <w:jc w:val="both"/>
        <w:rPr>
          <w:sz w:val="24"/>
          <w:szCs w:val="24"/>
          <w:lang w:val="en-US"/>
        </w:rPr>
      </w:pPr>
    </w:p>
    <w:p w14:paraId="7E84B500" w14:textId="77777777" w:rsidR="00BA4C94" w:rsidRDefault="00BA4C94" w:rsidP="00F600A2">
      <w:pPr>
        <w:jc w:val="both"/>
        <w:rPr>
          <w:sz w:val="24"/>
          <w:szCs w:val="24"/>
          <w:lang w:val="en-US"/>
        </w:rPr>
      </w:pPr>
    </w:p>
    <w:p w14:paraId="5F7EC6C9" w14:textId="0BE08726" w:rsidR="008F6743" w:rsidRDefault="008F6743" w:rsidP="00D33790">
      <w:pPr>
        <w:jc w:val="center"/>
        <w:rPr>
          <w:i/>
          <w:iCs/>
          <w:lang w:val="en-US"/>
        </w:rPr>
      </w:pPr>
      <w:r w:rsidRPr="00D33790">
        <w:rPr>
          <w:i/>
          <w:iCs/>
          <w:noProof/>
          <w:lang w:val="en-US"/>
        </w:rPr>
        <w:drawing>
          <wp:anchor distT="0" distB="0" distL="114300" distR="114300" simplePos="0" relativeHeight="251664384" behindDoc="0" locked="0" layoutInCell="1" allowOverlap="1" wp14:anchorId="5F2AA463" wp14:editId="2217CB6E">
            <wp:simplePos x="0" y="0"/>
            <wp:positionH relativeFrom="column">
              <wp:posOffset>0</wp:posOffset>
            </wp:positionH>
            <wp:positionV relativeFrom="paragraph">
              <wp:posOffset>0</wp:posOffset>
            </wp:positionV>
            <wp:extent cx="5274310" cy="3922395"/>
            <wp:effectExtent l="0" t="0" r="2540" b="1905"/>
            <wp:wrapSquare wrapText="bothSides"/>
            <wp:docPr id="468275936"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r w:rsidR="00D33790" w:rsidRPr="00D33790">
        <w:rPr>
          <w:i/>
          <w:iCs/>
          <w:lang w:val="en-US"/>
        </w:rPr>
        <w:t>FIGURE 13: Boxplot for wage by gender.</w:t>
      </w:r>
    </w:p>
    <w:p w14:paraId="79B3E31B" w14:textId="346FEEDE" w:rsidR="00D33790" w:rsidRPr="00D33790" w:rsidRDefault="000A38D3" w:rsidP="00E34C0D">
      <w:pPr>
        <w:jc w:val="center"/>
        <w:rPr>
          <w:i/>
          <w:iCs/>
          <w:lang w:val="en-US"/>
        </w:rPr>
      </w:pPr>
      <w:r w:rsidRPr="000A38D3">
        <w:rPr>
          <w:i/>
          <w:iCs/>
          <w:noProof/>
          <w:lang w:val="en-US"/>
        </w:rPr>
        <w:lastRenderedPageBreak/>
        <w:drawing>
          <wp:anchor distT="0" distB="0" distL="114300" distR="114300" simplePos="0" relativeHeight="251665408" behindDoc="1" locked="0" layoutInCell="1" allowOverlap="1" wp14:anchorId="22D4039A" wp14:editId="0D5E8839">
            <wp:simplePos x="0" y="0"/>
            <wp:positionH relativeFrom="column">
              <wp:posOffset>0</wp:posOffset>
            </wp:positionH>
            <wp:positionV relativeFrom="paragraph">
              <wp:posOffset>0</wp:posOffset>
            </wp:positionV>
            <wp:extent cx="5274310" cy="3922395"/>
            <wp:effectExtent l="0" t="0" r="2540" b="1905"/>
            <wp:wrapTight wrapText="bothSides">
              <wp:wrapPolygon edited="0">
                <wp:start x="0" y="0"/>
                <wp:lineTo x="0" y="21506"/>
                <wp:lineTo x="21532" y="21506"/>
                <wp:lineTo x="21532" y="0"/>
                <wp:lineTo x="0" y="0"/>
              </wp:wrapPolygon>
            </wp:wrapTight>
            <wp:docPr id="1976183682"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r>
        <w:rPr>
          <w:i/>
          <w:iCs/>
          <w:lang w:val="en-US"/>
        </w:rPr>
        <w:t>FIGURE 14:</w:t>
      </w:r>
      <w:r w:rsidR="00E34C0D">
        <w:rPr>
          <w:i/>
          <w:iCs/>
          <w:lang w:val="en-US"/>
        </w:rPr>
        <w:t xml:space="preserve"> </w:t>
      </w:r>
      <w:r w:rsidR="00E34C0D" w:rsidRPr="00E34C0D">
        <w:rPr>
          <w:i/>
          <w:iCs/>
          <w:lang w:val="en-US"/>
        </w:rPr>
        <w:t>Q-Q Plot for wage of males.</w:t>
      </w:r>
    </w:p>
    <w:p w14:paraId="2AA71130" w14:textId="3C46DC19" w:rsidR="008F6743" w:rsidRPr="00AD44FD" w:rsidRDefault="00AD44FD" w:rsidP="00F600A2">
      <w:pPr>
        <w:jc w:val="both"/>
        <w:rPr>
          <w:b/>
          <w:bCs/>
          <w:sz w:val="24"/>
          <w:szCs w:val="24"/>
          <w:lang w:val="en-US"/>
        </w:rPr>
      </w:pPr>
      <w:ins w:id="57" w:author="Κουνετάς Κωνσταντίνος" w:date="2024-01-08T21:54:00Z">
        <w:r>
          <w:rPr>
            <w:b/>
            <w:bCs/>
            <w:sz w:val="24"/>
            <w:szCs w:val="24"/>
          </w:rPr>
          <w:t>Τι</w:t>
        </w:r>
        <w:r w:rsidRPr="00AD44FD">
          <w:rPr>
            <w:b/>
            <w:bCs/>
            <w:sz w:val="24"/>
            <w:szCs w:val="24"/>
            <w:lang w:val="en-US"/>
            <w:rPrChange w:id="58" w:author="Κουνετάς Κωνσταντίνος" w:date="2024-01-08T21:54:00Z">
              <w:rPr>
                <w:b/>
                <w:bCs/>
                <w:sz w:val="24"/>
                <w:szCs w:val="24"/>
              </w:rPr>
            </w:rPrChange>
          </w:rPr>
          <w:t xml:space="preserve"> </w:t>
        </w:r>
        <w:r>
          <w:rPr>
            <w:b/>
            <w:bCs/>
            <w:sz w:val="24"/>
            <w:szCs w:val="24"/>
          </w:rPr>
          <w:t>μας</w:t>
        </w:r>
        <w:r w:rsidRPr="00AD44FD">
          <w:rPr>
            <w:b/>
            <w:bCs/>
            <w:sz w:val="24"/>
            <w:szCs w:val="24"/>
            <w:lang w:val="en-US"/>
            <w:rPrChange w:id="59" w:author="Κουνετάς Κωνσταντίνος" w:date="2024-01-08T21:54:00Z">
              <w:rPr>
                <w:b/>
                <w:bCs/>
                <w:sz w:val="24"/>
                <w:szCs w:val="24"/>
              </w:rPr>
            </w:rPrChange>
          </w:rPr>
          <w:t xml:space="preserve"> </w:t>
        </w:r>
        <w:r>
          <w:rPr>
            <w:b/>
            <w:bCs/>
            <w:sz w:val="24"/>
            <w:szCs w:val="24"/>
          </w:rPr>
          <w:t>δείχνει</w:t>
        </w:r>
        <w:r w:rsidRPr="00060750">
          <w:rPr>
            <w:b/>
            <w:bCs/>
            <w:sz w:val="24"/>
            <w:szCs w:val="24"/>
            <w:lang w:val="en-US"/>
            <w:rPrChange w:id="60" w:author="Κουνετάς Κωνσταντίνος" w:date="2024-01-11T09:35:00Z">
              <w:rPr>
                <w:b/>
                <w:bCs/>
                <w:sz w:val="24"/>
                <w:szCs w:val="24"/>
              </w:rPr>
            </w:rPrChange>
          </w:rPr>
          <w:t>;;;;</w:t>
        </w:r>
      </w:ins>
    </w:p>
    <w:p w14:paraId="7341E74B" w14:textId="7084A3ED" w:rsidR="008F6743" w:rsidRPr="00B76606" w:rsidRDefault="00156425" w:rsidP="00B76606">
      <w:pPr>
        <w:jc w:val="center"/>
        <w:rPr>
          <w:i/>
          <w:iCs/>
          <w:lang w:val="en-US"/>
        </w:rPr>
      </w:pPr>
      <w:r w:rsidRPr="00B76606">
        <w:rPr>
          <w:i/>
          <w:iCs/>
          <w:noProof/>
          <w:lang w:val="en-US"/>
        </w:rPr>
        <w:drawing>
          <wp:anchor distT="0" distB="0" distL="114300" distR="114300" simplePos="0" relativeHeight="251666432" behindDoc="1" locked="0" layoutInCell="1" allowOverlap="1" wp14:anchorId="7630A9DE" wp14:editId="029736B2">
            <wp:simplePos x="0" y="0"/>
            <wp:positionH relativeFrom="column">
              <wp:posOffset>0</wp:posOffset>
            </wp:positionH>
            <wp:positionV relativeFrom="paragraph">
              <wp:posOffset>0</wp:posOffset>
            </wp:positionV>
            <wp:extent cx="5274310" cy="3922395"/>
            <wp:effectExtent l="0" t="0" r="2540" b="1905"/>
            <wp:wrapTight wrapText="bothSides">
              <wp:wrapPolygon edited="0">
                <wp:start x="0" y="0"/>
                <wp:lineTo x="0" y="21506"/>
                <wp:lineTo x="21532" y="21506"/>
                <wp:lineTo x="21532" y="0"/>
                <wp:lineTo x="0" y="0"/>
              </wp:wrapPolygon>
            </wp:wrapTight>
            <wp:docPr id="635796294"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r w:rsidRPr="00B76606">
        <w:rPr>
          <w:i/>
          <w:iCs/>
          <w:lang w:val="en-US"/>
        </w:rPr>
        <w:t xml:space="preserve">FIGURE 15: </w:t>
      </w:r>
      <w:r w:rsidR="00B76606" w:rsidRPr="00B76606">
        <w:rPr>
          <w:i/>
          <w:iCs/>
          <w:lang w:val="en-US"/>
        </w:rPr>
        <w:t>Q-Q Plot for wage of females.</w:t>
      </w:r>
    </w:p>
    <w:p w14:paraId="5B679698" w14:textId="26B00778" w:rsidR="00BA4C94" w:rsidRDefault="00522554" w:rsidP="00F600A2">
      <w:pPr>
        <w:jc w:val="both"/>
        <w:rPr>
          <w:sz w:val="24"/>
          <w:szCs w:val="24"/>
          <w:lang w:val="en-US"/>
        </w:rPr>
      </w:pPr>
      <w:proofErr w:type="gramStart"/>
      <w:r w:rsidRPr="00522554">
        <w:rPr>
          <w:b/>
          <w:bCs/>
          <w:sz w:val="24"/>
          <w:szCs w:val="24"/>
          <w:lang w:val="en-US"/>
        </w:rPr>
        <w:lastRenderedPageBreak/>
        <w:t>Comment</w:t>
      </w:r>
      <w:r w:rsidR="00FC2DDE">
        <w:rPr>
          <w:b/>
          <w:bCs/>
          <w:sz w:val="24"/>
          <w:szCs w:val="24"/>
          <w:lang w:val="en-US"/>
        </w:rPr>
        <w:t>(</w:t>
      </w:r>
      <w:proofErr w:type="gramEnd"/>
      <w:r w:rsidR="00FC2DDE">
        <w:rPr>
          <w:b/>
          <w:bCs/>
          <w:sz w:val="24"/>
          <w:szCs w:val="24"/>
          <w:lang w:val="en-US"/>
        </w:rPr>
        <w:t>13,14,15)</w:t>
      </w:r>
      <w:r w:rsidRPr="00522554">
        <w:rPr>
          <w:b/>
          <w:bCs/>
          <w:sz w:val="24"/>
          <w:szCs w:val="24"/>
          <w:lang w:val="en-US"/>
        </w:rPr>
        <w:t>:</w:t>
      </w:r>
      <w:r>
        <w:rPr>
          <w:b/>
          <w:bCs/>
          <w:sz w:val="24"/>
          <w:szCs w:val="24"/>
          <w:lang w:val="en-US"/>
        </w:rPr>
        <w:t xml:space="preserve"> </w:t>
      </w:r>
      <w:r w:rsidR="00032EB0" w:rsidRPr="00032EB0">
        <w:rPr>
          <w:sz w:val="24"/>
          <w:szCs w:val="24"/>
          <w:lang w:val="en-US"/>
        </w:rPr>
        <w:t xml:space="preserve">Observing the box plot of </w:t>
      </w:r>
      <w:r w:rsidR="00032EB0">
        <w:rPr>
          <w:sz w:val="24"/>
          <w:szCs w:val="24"/>
          <w:lang w:val="en-US"/>
        </w:rPr>
        <w:t>WAGE</w:t>
      </w:r>
      <w:r w:rsidR="00032EB0" w:rsidRPr="00032EB0">
        <w:rPr>
          <w:sz w:val="24"/>
          <w:szCs w:val="24"/>
          <w:lang w:val="en-US"/>
        </w:rPr>
        <w:t xml:space="preserve"> by </w:t>
      </w:r>
      <w:r w:rsidR="00032EB0">
        <w:rPr>
          <w:sz w:val="24"/>
          <w:szCs w:val="24"/>
          <w:lang w:val="en-US"/>
        </w:rPr>
        <w:t>GENDER</w:t>
      </w:r>
      <w:r w:rsidR="00032EB0" w:rsidRPr="00032EB0">
        <w:rPr>
          <w:sz w:val="24"/>
          <w:szCs w:val="24"/>
          <w:lang w:val="en-US"/>
        </w:rPr>
        <w:t xml:space="preserve">, besides the difference in </w:t>
      </w:r>
      <w:r w:rsidR="00032EB0">
        <w:rPr>
          <w:sz w:val="24"/>
          <w:szCs w:val="24"/>
          <w:lang w:val="en-US"/>
        </w:rPr>
        <w:t>mean</w:t>
      </w:r>
      <w:r w:rsidR="00032EB0" w:rsidRPr="00032EB0">
        <w:rPr>
          <w:sz w:val="24"/>
          <w:szCs w:val="24"/>
          <w:lang w:val="en-US"/>
        </w:rPr>
        <w:t xml:space="preserve"> income that depends on </w:t>
      </w:r>
      <w:r w:rsidR="00032EB0">
        <w:rPr>
          <w:sz w:val="24"/>
          <w:szCs w:val="24"/>
          <w:lang w:val="en-US"/>
        </w:rPr>
        <w:t>GENDER</w:t>
      </w:r>
      <w:r w:rsidR="00032EB0" w:rsidRPr="00032EB0">
        <w:rPr>
          <w:sz w:val="24"/>
          <w:szCs w:val="24"/>
          <w:lang w:val="en-US"/>
        </w:rPr>
        <w:t xml:space="preserve">, we also notice potential outliers, especially for the female </w:t>
      </w:r>
      <w:r w:rsidR="00032EB0">
        <w:rPr>
          <w:sz w:val="24"/>
          <w:szCs w:val="24"/>
          <w:lang w:val="en-US"/>
        </w:rPr>
        <w:t>GENDER</w:t>
      </w:r>
      <w:r w:rsidR="00032EB0" w:rsidRPr="00032EB0">
        <w:rPr>
          <w:sz w:val="24"/>
          <w:szCs w:val="24"/>
          <w:lang w:val="en-US"/>
        </w:rPr>
        <w:t xml:space="preserve">, which could lead us to an inaccurate picture. In our example, the </w:t>
      </w:r>
      <w:r w:rsidR="00032EB0">
        <w:rPr>
          <w:sz w:val="24"/>
          <w:szCs w:val="24"/>
          <w:lang w:val="en-US"/>
        </w:rPr>
        <w:t>GENDER</w:t>
      </w:r>
      <w:r w:rsidR="00032EB0" w:rsidRPr="00032EB0">
        <w:rPr>
          <w:sz w:val="24"/>
          <w:szCs w:val="24"/>
          <w:lang w:val="en-US"/>
        </w:rPr>
        <w:t xml:space="preserve"> gap might be even larger than what is represented by a simple </w:t>
      </w:r>
      <w:r w:rsidR="00032EB0">
        <w:rPr>
          <w:sz w:val="24"/>
          <w:szCs w:val="24"/>
          <w:lang w:val="en-US"/>
        </w:rPr>
        <w:t>mean</w:t>
      </w:r>
      <w:r w:rsidR="00032EB0" w:rsidRPr="00032EB0">
        <w:rPr>
          <w:sz w:val="24"/>
          <w:szCs w:val="24"/>
          <w:lang w:val="en-US"/>
        </w:rPr>
        <w:t>, and it would be advisable to consider the median as well.</w:t>
      </w:r>
      <w:r w:rsidR="0051457B">
        <w:rPr>
          <w:sz w:val="24"/>
          <w:szCs w:val="24"/>
          <w:lang w:val="en-US"/>
        </w:rPr>
        <w:t xml:space="preserve"> </w:t>
      </w:r>
      <w:r w:rsidR="0051457B" w:rsidRPr="0051457B">
        <w:rPr>
          <w:sz w:val="24"/>
          <w:szCs w:val="24"/>
          <w:lang w:val="en-US"/>
        </w:rPr>
        <w:t>In the QQ-plots, apart from gaining information about how close the sample distribution is to a theoretical distribution, in our case, the normal distribution.</w:t>
      </w:r>
      <w:ins w:id="61" w:author="Κουνετάς Κωνσταντίνος" w:date="2024-01-08T21:54:00Z">
        <w:r w:rsidR="00AD44FD" w:rsidRPr="00AD44FD">
          <w:rPr>
            <w:sz w:val="24"/>
            <w:szCs w:val="24"/>
            <w:lang w:val="en-US"/>
            <w:rPrChange w:id="62" w:author="Κουνετάς Κωνσταντίνος" w:date="2024-01-08T21:54:00Z">
              <w:rPr>
                <w:sz w:val="24"/>
                <w:szCs w:val="24"/>
              </w:rPr>
            </w:rPrChange>
          </w:rPr>
          <w:t xml:space="preserve"> </w:t>
        </w:r>
        <w:r w:rsidR="00AD44FD">
          <w:rPr>
            <w:sz w:val="24"/>
            <w:szCs w:val="24"/>
          </w:rPr>
          <w:t>Α</w:t>
        </w:r>
        <w:r w:rsidR="00AD44FD" w:rsidRPr="00AD44FD">
          <w:rPr>
            <w:sz w:val="24"/>
            <w:szCs w:val="24"/>
            <w:lang w:val="en-US"/>
            <w:rPrChange w:id="63" w:author="Κουνετάς Κωνσταντίνος" w:date="2024-01-08T21:54:00Z">
              <w:rPr>
                <w:sz w:val="24"/>
                <w:szCs w:val="24"/>
              </w:rPr>
            </w:rPrChange>
          </w:rPr>
          <w:t xml:space="preserve"> </w:t>
        </w:r>
        <w:r w:rsidR="00AD44FD">
          <w:rPr>
            <w:sz w:val="24"/>
            <w:szCs w:val="24"/>
          </w:rPr>
          <w:t>ΩΡΑΙΑ</w:t>
        </w:r>
        <w:r w:rsidR="00AD44FD" w:rsidRPr="00AD44FD">
          <w:rPr>
            <w:sz w:val="24"/>
            <w:szCs w:val="24"/>
            <w:lang w:val="en-US"/>
            <w:rPrChange w:id="64" w:author="Κουνετάς Κωνσταντίνος" w:date="2024-01-08T21:55:00Z">
              <w:rPr>
                <w:sz w:val="24"/>
                <w:szCs w:val="24"/>
              </w:rPr>
            </w:rPrChange>
          </w:rPr>
          <w:t>!!!</w:t>
        </w:r>
      </w:ins>
      <w:r w:rsidR="009E5545">
        <w:rPr>
          <w:sz w:val="24"/>
          <w:szCs w:val="24"/>
          <w:lang w:val="en-US"/>
        </w:rPr>
        <w:t xml:space="preserve"> </w:t>
      </w:r>
      <w:proofErr w:type="gramStart"/>
      <w:r w:rsidR="00F014FF">
        <w:rPr>
          <w:sz w:val="24"/>
          <w:szCs w:val="24"/>
          <w:lang w:val="en-US"/>
        </w:rPr>
        <w:t>Moreover</w:t>
      </w:r>
      <w:proofErr w:type="gramEnd"/>
      <w:r w:rsidR="00F014FF">
        <w:rPr>
          <w:sz w:val="24"/>
          <w:szCs w:val="24"/>
          <w:lang w:val="en-US"/>
        </w:rPr>
        <w:t xml:space="preserve"> o</w:t>
      </w:r>
      <w:r w:rsidR="0051457B" w:rsidRPr="0051457B">
        <w:rPr>
          <w:sz w:val="24"/>
          <w:szCs w:val="24"/>
          <w:lang w:val="en-US"/>
        </w:rPr>
        <w:t>nce again, we notice a more pronounced likelihood of having extreme values for females, and the line for females is lower than that for males, indicating that the values are centered around a smaller mean. Once more, we conclude that there is likely differentiation in wages based on gender.</w:t>
      </w:r>
    </w:p>
    <w:p w14:paraId="719677EE" w14:textId="77777777" w:rsidR="00B679A7" w:rsidRDefault="00B679A7" w:rsidP="00F600A2">
      <w:pPr>
        <w:jc w:val="both"/>
        <w:rPr>
          <w:sz w:val="24"/>
          <w:szCs w:val="24"/>
          <w:lang w:val="en-US"/>
        </w:rPr>
      </w:pPr>
    </w:p>
    <w:p w14:paraId="3F96448B" w14:textId="77777777" w:rsidR="00B679A7" w:rsidRDefault="00B679A7" w:rsidP="00F600A2">
      <w:pPr>
        <w:jc w:val="both"/>
        <w:rPr>
          <w:sz w:val="24"/>
          <w:szCs w:val="24"/>
          <w:lang w:val="en-US"/>
        </w:rPr>
      </w:pPr>
    </w:p>
    <w:p w14:paraId="0CBB8D0D" w14:textId="77777777" w:rsidR="00B679A7" w:rsidRDefault="00B679A7" w:rsidP="00F600A2">
      <w:pPr>
        <w:jc w:val="both"/>
        <w:rPr>
          <w:sz w:val="24"/>
          <w:szCs w:val="24"/>
          <w:lang w:val="en-US"/>
        </w:rPr>
      </w:pPr>
    </w:p>
    <w:p w14:paraId="457F6F07" w14:textId="77777777" w:rsidR="00B679A7" w:rsidRDefault="00B679A7" w:rsidP="00F600A2">
      <w:pPr>
        <w:jc w:val="both"/>
        <w:rPr>
          <w:sz w:val="24"/>
          <w:szCs w:val="24"/>
          <w:lang w:val="en-US"/>
        </w:rPr>
      </w:pPr>
    </w:p>
    <w:p w14:paraId="7887CC90" w14:textId="77777777" w:rsidR="00B679A7" w:rsidRDefault="00B679A7" w:rsidP="00F600A2">
      <w:pPr>
        <w:jc w:val="both"/>
        <w:rPr>
          <w:sz w:val="24"/>
          <w:szCs w:val="24"/>
          <w:lang w:val="en-US"/>
        </w:rPr>
      </w:pPr>
    </w:p>
    <w:p w14:paraId="2E70E5E5" w14:textId="77777777" w:rsidR="00B679A7" w:rsidRDefault="00B679A7" w:rsidP="00F600A2">
      <w:pPr>
        <w:jc w:val="both"/>
        <w:rPr>
          <w:sz w:val="24"/>
          <w:szCs w:val="24"/>
          <w:lang w:val="en-US"/>
        </w:rPr>
      </w:pPr>
    </w:p>
    <w:p w14:paraId="23E8EBDE" w14:textId="77777777" w:rsidR="00B679A7" w:rsidRDefault="00B679A7" w:rsidP="00F600A2">
      <w:pPr>
        <w:jc w:val="both"/>
        <w:rPr>
          <w:sz w:val="24"/>
          <w:szCs w:val="24"/>
          <w:lang w:val="en-US"/>
        </w:rPr>
      </w:pPr>
    </w:p>
    <w:p w14:paraId="4DB72CF9" w14:textId="4CE8CC76" w:rsidR="00B679A7" w:rsidRPr="00AD44FD" w:rsidRDefault="00AD44FD" w:rsidP="00F600A2">
      <w:pPr>
        <w:jc w:val="both"/>
        <w:rPr>
          <w:sz w:val="24"/>
          <w:szCs w:val="24"/>
          <w:rPrChange w:id="65" w:author="Κουνετάς Κωνσταντίνος" w:date="2024-01-08T21:55:00Z">
            <w:rPr>
              <w:sz w:val="24"/>
              <w:szCs w:val="24"/>
              <w:lang w:val="en-US"/>
            </w:rPr>
          </w:rPrChange>
        </w:rPr>
      </w:pPr>
      <w:ins w:id="66" w:author="Κουνετάς Κωνσταντίνος" w:date="2024-01-08T21:55:00Z">
        <w:r>
          <w:rPr>
            <w:sz w:val="24"/>
            <w:szCs w:val="24"/>
          </w:rPr>
          <w:t>ΤΙ ΓΡΑΜΜΕΣ ΕΙΝΑΙ ΑΥΤΕΣ;;</w:t>
        </w:r>
      </w:ins>
    </w:p>
    <w:p w14:paraId="02DDE328" w14:textId="318E079C" w:rsidR="00B679A7" w:rsidRDefault="00B679A7" w:rsidP="00F600A2">
      <w:pPr>
        <w:jc w:val="both"/>
        <w:rPr>
          <w:b/>
          <w:bCs/>
          <w:noProof/>
          <w:sz w:val="24"/>
          <w:szCs w:val="24"/>
          <w:lang w:val="en-US"/>
        </w:rPr>
      </w:pPr>
      <w:r w:rsidRPr="00B679A7">
        <w:rPr>
          <w:b/>
          <w:bCs/>
          <w:noProof/>
          <w:sz w:val="24"/>
          <w:szCs w:val="24"/>
          <w:lang w:val="en-US"/>
        </w:rPr>
        <w:drawing>
          <wp:inline distT="0" distB="0" distL="0" distR="0" wp14:anchorId="68F5144F" wp14:editId="4BF2F011">
            <wp:extent cx="5274310" cy="3922395"/>
            <wp:effectExtent l="0" t="0" r="2540" b="1905"/>
            <wp:docPr id="424616221"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27EDC61C" w14:textId="093F4BC4" w:rsidR="00B679A7" w:rsidRDefault="00C177F8" w:rsidP="00C177F8">
      <w:pPr>
        <w:jc w:val="center"/>
        <w:rPr>
          <w:i/>
          <w:iCs/>
          <w:noProof/>
          <w:lang w:val="en-US"/>
        </w:rPr>
      </w:pPr>
      <w:r w:rsidRPr="00C177F8">
        <w:rPr>
          <w:i/>
          <w:iCs/>
          <w:noProof/>
          <w:lang w:val="en-US"/>
        </w:rPr>
        <w:lastRenderedPageBreak/>
        <w:t>FIGURE 16: Boxplot of log(wage) by occupation.</w:t>
      </w:r>
    </w:p>
    <w:p w14:paraId="33B07273" w14:textId="0CF56E54" w:rsidR="00C177F8" w:rsidRDefault="00C6676D" w:rsidP="00C177F8">
      <w:pPr>
        <w:rPr>
          <w:noProof/>
          <w:sz w:val="24"/>
          <w:szCs w:val="24"/>
          <w:lang w:val="en-US"/>
        </w:rPr>
      </w:pPr>
      <w:r w:rsidRPr="00C6676D">
        <w:rPr>
          <w:b/>
          <w:bCs/>
          <w:noProof/>
          <w:sz w:val="24"/>
          <w:szCs w:val="24"/>
          <w:lang w:val="en-US"/>
        </w:rPr>
        <w:t>Comment</w:t>
      </w:r>
      <w:r w:rsidR="00462D62">
        <w:rPr>
          <w:b/>
          <w:bCs/>
          <w:noProof/>
          <w:sz w:val="24"/>
          <w:szCs w:val="24"/>
          <w:lang w:val="en-US"/>
        </w:rPr>
        <w:t>(16)</w:t>
      </w:r>
      <w:r w:rsidRPr="00C6676D">
        <w:rPr>
          <w:b/>
          <w:bCs/>
          <w:noProof/>
          <w:sz w:val="24"/>
          <w:szCs w:val="24"/>
          <w:lang w:val="en-US"/>
        </w:rPr>
        <w:t>:</w:t>
      </w:r>
      <w:r>
        <w:rPr>
          <w:b/>
          <w:bCs/>
          <w:noProof/>
          <w:sz w:val="24"/>
          <w:szCs w:val="24"/>
          <w:lang w:val="en-US"/>
        </w:rPr>
        <w:t xml:space="preserve"> </w:t>
      </w:r>
      <w:r w:rsidRPr="00C6676D">
        <w:rPr>
          <w:noProof/>
          <w:sz w:val="24"/>
          <w:szCs w:val="24"/>
          <w:lang w:val="en-US"/>
        </w:rPr>
        <w:t>Apart from observing an extreme value in category 1 (Management), we can also see that category 5 (Professional) has a  high mean compared to the other professions. The gender ratio in this category is very close</w:t>
      </w:r>
      <w:r w:rsidR="007D3267">
        <w:rPr>
          <w:noProof/>
          <w:sz w:val="24"/>
          <w:szCs w:val="24"/>
          <w:lang w:val="en-US"/>
        </w:rPr>
        <w:t xml:space="preserve">. </w:t>
      </w:r>
      <w:r w:rsidR="007D3267" w:rsidRPr="007D3267">
        <w:rPr>
          <w:noProof/>
          <w:sz w:val="24"/>
          <w:szCs w:val="24"/>
          <w:lang w:val="en-US"/>
        </w:rPr>
        <w:t>Also</w:t>
      </w:r>
      <w:r w:rsidR="007D3267">
        <w:rPr>
          <w:noProof/>
          <w:sz w:val="24"/>
          <w:szCs w:val="24"/>
          <w:lang w:val="en-US"/>
        </w:rPr>
        <w:t xml:space="preserve">, </w:t>
      </w:r>
      <w:r w:rsidR="007D3267" w:rsidRPr="007D3267">
        <w:rPr>
          <w:noProof/>
          <w:sz w:val="24"/>
          <w:szCs w:val="24"/>
          <w:lang w:val="en-US"/>
        </w:rPr>
        <w:t>from the boxplot, it appears that the values are uniformly distributed</w:t>
      </w:r>
      <w:r w:rsidR="007D3267">
        <w:rPr>
          <w:noProof/>
          <w:sz w:val="24"/>
          <w:szCs w:val="24"/>
          <w:lang w:val="en-US"/>
        </w:rPr>
        <w:t xml:space="preserve"> for </w:t>
      </w:r>
      <w:r w:rsidR="00267DE5">
        <w:rPr>
          <w:noProof/>
          <w:sz w:val="24"/>
          <w:szCs w:val="24"/>
          <w:lang w:val="en-US"/>
        </w:rPr>
        <w:t>that specific occupation</w:t>
      </w:r>
      <w:r w:rsidR="007D3267" w:rsidRPr="007D3267">
        <w:rPr>
          <w:noProof/>
          <w:sz w:val="24"/>
          <w:szCs w:val="24"/>
          <w:lang w:val="en-US"/>
        </w:rPr>
        <w:t>.</w:t>
      </w:r>
      <w:r w:rsidRPr="00C6676D">
        <w:rPr>
          <w:noProof/>
          <w:sz w:val="24"/>
          <w:szCs w:val="24"/>
          <w:lang w:val="en-US"/>
        </w:rPr>
        <w:t xml:space="preserve"> We can conclude that</w:t>
      </w:r>
      <w:r>
        <w:rPr>
          <w:noProof/>
          <w:sz w:val="24"/>
          <w:szCs w:val="24"/>
          <w:lang w:val="en-US"/>
        </w:rPr>
        <w:t xml:space="preserve"> maybe</w:t>
      </w:r>
      <w:r w:rsidRPr="00C6676D">
        <w:rPr>
          <w:noProof/>
          <w:sz w:val="24"/>
          <w:szCs w:val="24"/>
          <w:lang w:val="en-US"/>
        </w:rPr>
        <w:t xml:space="preserve"> the differentiation in the average income does not originate from all professions.</w:t>
      </w:r>
    </w:p>
    <w:p w14:paraId="4AE0BBF4" w14:textId="77777777" w:rsidR="0042223D" w:rsidRDefault="0042223D" w:rsidP="00C177F8">
      <w:pPr>
        <w:rPr>
          <w:noProof/>
          <w:sz w:val="24"/>
          <w:szCs w:val="24"/>
          <w:lang w:val="en-US"/>
        </w:rPr>
      </w:pPr>
    </w:p>
    <w:p w14:paraId="0DF6F6D7" w14:textId="77777777" w:rsidR="0042223D" w:rsidRDefault="0042223D" w:rsidP="00C177F8">
      <w:pPr>
        <w:rPr>
          <w:noProof/>
          <w:sz w:val="24"/>
          <w:szCs w:val="24"/>
          <w:lang w:val="en-US"/>
        </w:rPr>
      </w:pPr>
    </w:p>
    <w:p w14:paraId="77C502DA" w14:textId="77777777" w:rsidR="0042223D" w:rsidRDefault="0042223D" w:rsidP="00C177F8">
      <w:pPr>
        <w:rPr>
          <w:noProof/>
          <w:sz w:val="24"/>
          <w:szCs w:val="24"/>
          <w:lang w:val="en-US"/>
        </w:rPr>
      </w:pPr>
    </w:p>
    <w:p w14:paraId="3C0FCDDF" w14:textId="77777777" w:rsidR="0042223D" w:rsidRDefault="0042223D" w:rsidP="00C177F8">
      <w:pPr>
        <w:rPr>
          <w:noProof/>
          <w:sz w:val="24"/>
          <w:szCs w:val="24"/>
          <w:lang w:val="en-US"/>
        </w:rPr>
      </w:pPr>
    </w:p>
    <w:p w14:paraId="1E314D3E" w14:textId="77777777" w:rsidR="0042223D" w:rsidRDefault="0042223D" w:rsidP="00C177F8">
      <w:pPr>
        <w:rPr>
          <w:noProof/>
          <w:sz w:val="24"/>
          <w:szCs w:val="24"/>
          <w:lang w:val="en-US"/>
        </w:rPr>
      </w:pPr>
    </w:p>
    <w:p w14:paraId="43F0654D" w14:textId="77777777" w:rsidR="0042223D" w:rsidRDefault="0042223D" w:rsidP="00C177F8">
      <w:pPr>
        <w:rPr>
          <w:noProof/>
          <w:sz w:val="24"/>
          <w:szCs w:val="24"/>
          <w:lang w:val="en-US"/>
        </w:rPr>
      </w:pPr>
    </w:p>
    <w:p w14:paraId="3E43EA29" w14:textId="77777777" w:rsidR="0042223D" w:rsidRDefault="0042223D" w:rsidP="00C177F8">
      <w:pPr>
        <w:rPr>
          <w:noProof/>
          <w:sz w:val="24"/>
          <w:szCs w:val="24"/>
          <w:lang w:val="en-US"/>
        </w:rPr>
      </w:pPr>
    </w:p>
    <w:p w14:paraId="5C68658B" w14:textId="77777777" w:rsidR="0042223D" w:rsidRDefault="0042223D" w:rsidP="00C177F8">
      <w:pPr>
        <w:rPr>
          <w:noProof/>
          <w:sz w:val="24"/>
          <w:szCs w:val="24"/>
          <w:lang w:val="en-US"/>
        </w:rPr>
      </w:pPr>
    </w:p>
    <w:p w14:paraId="70E34139" w14:textId="77777777" w:rsidR="0042223D" w:rsidRDefault="0042223D" w:rsidP="00C177F8">
      <w:pPr>
        <w:rPr>
          <w:noProof/>
          <w:sz w:val="24"/>
          <w:szCs w:val="24"/>
          <w:lang w:val="en-US"/>
        </w:rPr>
      </w:pPr>
    </w:p>
    <w:p w14:paraId="0B51B9C2" w14:textId="77777777" w:rsidR="0042223D" w:rsidRDefault="0042223D" w:rsidP="00C177F8">
      <w:pPr>
        <w:rPr>
          <w:noProof/>
          <w:sz w:val="24"/>
          <w:szCs w:val="24"/>
          <w:lang w:val="en-US"/>
        </w:rPr>
      </w:pPr>
    </w:p>
    <w:p w14:paraId="6ECAF83F" w14:textId="77777777" w:rsidR="0042223D" w:rsidRDefault="0042223D" w:rsidP="00C177F8">
      <w:pPr>
        <w:rPr>
          <w:noProof/>
          <w:sz w:val="24"/>
          <w:szCs w:val="24"/>
          <w:lang w:val="en-US"/>
        </w:rPr>
      </w:pPr>
    </w:p>
    <w:p w14:paraId="2397BE85" w14:textId="7957C055" w:rsidR="0042223D" w:rsidRDefault="00EA67FD" w:rsidP="00EA67FD">
      <w:pPr>
        <w:pStyle w:val="Heading1"/>
        <w:rPr>
          <w:noProof/>
        </w:rPr>
      </w:pPr>
      <w:bookmarkStart w:id="67" w:name="_Toc150952275"/>
      <w:r>
        <w:rPr>
          <w:noProof/>
        </w:rPr>
        <w:t>2.</w:t>
      </w:r>
      <w:r w:rsidRPr="00EA67FD">
        <w:rPr>
          <w:noProof/>
        </w:rPr>
        <w:t>Consider the CPS1988 data, taken from Bierens and Ginther (2001) (try to find it in R)</w:t>
      </w:r>
      <w:r>
        <w:rPr>
          <w:noProof/>
        </w:rPr>
        <w:t>.</w:t>
      </w:r>
      <w:bookmarkEnd w:id="67"/>
    </w:p>
    <w:p w14:paraId="090EF9A4" w14:textId="70D10ADA" w:rsidR="00A37D58" w:rsidRDefault="00A37D58" w:rsidP="00A37D58">
      <w:pPr>
        <w:jc w:val="center"/>
        <w:rPr>
          <w:b/>
          <w:bCs/>
          <w:sz w:val="24"/>
          <w:szCs w:val="24"/>
          <w:lang w:val="en-US"/>
        </w:rPr>
      </w:pPr>
      <w:r w:rsidRPr="00A37D58">
        <w:rPr>
          <w:b/>
          <w:bCs/>
          <w:sz w:val="24"/>
          <w:szCs w:val="24"/>
          <w:lang w:val="en-US"/>
        </w:rPr>
        <w:t>Commands in R.</w:t>
      </w:r>
    </w:p>
    <w:p w14:paraId="5CEA09D6" w14:textId="77777777" w:rsidR="00FC6E65" w:rsidRPr="00FC6E65" w:rsidRDefault="00FC6E65" w:rsidP="00FC6E65">
      <w:pPr>
        <w:rPr>
          <w:b/>
          <w:bCs/>
          <w:sz w:val="24"/>
          <w:szCs w:val="24"/>
          <w:lang w:val="en-US"/>
        </w:rPr>
      </w:pPr>
      <w:proofErr w:type="gramStart"/>
      <w:r w:rsidRPr="00FC6E65">
        <w:rPr>
          <w:b/>
          <w:bCs/>
          <w:sz w:val="24"/>
          <w:szCs w:val="24"/>
          <w:lang w:val="en-US"/>
        </w:rPr>
        <w:t>library(</w:t>
      </w:r>
      <w:proofErr w:type="gramEnd"/>
      <w:r w:rsidRPr="00FC6E65">
        <w:rPr>
          <w:b/>
          <w:bCs/>
          <w:sz w:val="24"/>
          <w:szCs w:val="24"/>
          <w:lang w:val="en-US"/>
        </w:rPr>
        <w:t>AER)</w:t>
      </w:r>
    </w:p>
    <w:p w14:paraId="2ABB8BD5" w14:textId="357E5552" w:rsidR="00A37D58" w:rsidRDefault="00FC6E65" w:rsidP="00FC6E65">
      <w:pPr>
        <w:rPr>
          <w:b/>
          <w:bCs/>
          <w:sz w:val="24"/>
          <w:szCs w:val="24"/>
          <w:lang w:val="en-US"/>
        </w:rPr>
      </w:pPr>
      <w:r w:rsidRPr="00FC6E65">
        <w:rPr>
          <w:b/>
          <w:bCs/>
          <w:sz w:val="24"/>
          <w:szCs w:val="24"/>
          <w:lang w:val="en-US"/>
        </w:rPr>
        <w:t>data("CPS1988")</w:t>
      </w:r>
    </w:p>
    <w:p w14:paraId="50DEAEAB" w14:textId="240FD250" w:rsidR="00EA3C6F" w:rsidRDefault="00EA3C6F" w:rsidP="00FC6E65">
      <w:pPr>
        <w:rPr>
          <w:b/>
          <w:bCs/>
          <w:sz w:val="24"/>
          <w:szCs w:val="24"/>
          <w:lang w:val="en-US"/>
        </w:rPr>
      </w:pPr>
    </w:p>
    <w:p w14:paraId="7BFF0406" w14:textId="62F94873" w:rsidR="00C926E1" w:rsidRDefault="004C1924" w:rsidP="00AA1655">
      <w:pPr>
        <w:pStyle w:val="Heading1"/>
      </w:pPr>
      <w:bookmarkStart w:id="68" w:name="_Toc150952276"/>
      <w:r w:rsidRPr="00AA1655">
        <w:rPr>
          <w:noProof/>
        </w:rPr>
        <w:lastRenderedPageBreak/>
        <w:drawing>
          <wp:anchor distT="0" distB="0" distL="114300" distR="114300" simplePos="0" relativeHeight="251667456" behindDoc="1" locked="0" layoutInCell="1" allowOverlap="1" wp14:anchorId="71C86524" wp14:editId="1EA33C80">
            <wp:simplePos x="0" y="0"/>
            <wp:positionH relativeFrom="margin">
              <wp:align>right</wp:align>
            </wp:positionH>
            <wp:positionV relativeFrom="paragraph">
              <wp:posOffset>1048385</wp:posOffset>
            </wp:positionV>
            <wp:extent cx="5274310" cy="3922395"/>
            <wp:effectExtent l="0" t="0" r="2540" b="1905"/>
            <wp:wrapTight wrapText="bothSides">
              <wp:wrapPolygon edited="0">
                <wp:start x="0" y="0"/>
                <wp:lineTo x="0" y="21506"/>
                <wp:lineTo x="21532" y="21506"/>
                <wp:lineTo x="21532" y="0"/>
                <wp:lineTo x="0" y="0"/>
              </wp:wrapPolygon>
            </wp:wrapTight>
            <wp:docPr id="1480387088"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14:sizeRelH relativeFrom="margin">
              <wp14:pctWidth>0</wp14:pctWidth>
            </wp14:sizeRelH>
          </wp:anchor>
        </w:drawing>
      </w:r>
      <w:r w:rsidR="00C45E09">
        <w:t>3.</w:t>
      </w:r>
      <w:r w:rsidR="00C45E09" w:rsidRPr="00C45E09">
        <w:t>Obtain scatterplots of the logarithm of the real wage (wage) versus experience and versus education. Please comment.</w:t>
      </w:r>
      <w:bookmarkEnd w:id="68"/>
    </w:p>
    <w:p w14:paraId="581BE5EA" w14:textId="630815D8" w:rsidR="004C1924" w:rsidRDefault="004C1924" w:rsidP="00180DC0">
      <w:pPr>
        <w:jc w:val="center"/>
        <w:rPr>
          <w:i/>
          <w:iCs/>
          <w:lang w:val="en-US"/>
        </w:rPr>
      </w:pPr>
      <w:proofErr w:type="gramStart"/>
      <w:r w:rsidRPr="00180DC0">
        <w:rPr>
          <w:i/>
          <w:iCs/>
          <w:lang w:val="en-US"/>
        </w:rPr>
        <w:t>FIGURE(</w:t>
      </w:r>
      <w:proofErr w:type="gramEnd"/>
      <w:r w:rsidRPr="00180DC0">
        <w:rPr>
          <w:i/>
          <w:iCs/>
          <w:lang w:val="en-US"/>
        </w:rPr>
        <w:t>17):</w:t>
      </w:r>
      <w:r w:rsidR="00180DC0" w:rsidRPr="00180DC0">
        <w:rPr>
          <w:i/>
          <w:iCs/>
          <w:lang w:val="en-US"/>
        </w:rPr>
        <w:t xml:space="preserve"> Boxplot for WAGE.</w:t>
      </w:r>
    </w:p>
    <w:p w14:paraId="6DB51D55" w14:textId="77777777" w:rsidR="000F2FE8" w:rsidRDefault="000F2FE8" w:rsidP="00180DC0">
      <w:pPr>
        <w:jc w:val="center"/>
        <w:rPr>
          <w:i/>
          <w:iCs/>
          <w:lang w:val="en-US"/>
        </w:rPr>
      </w:pPr>
    </w:p>
    <w:p w14:paraId="42C0DD9E" w14:textId="77777777" w:rsidR="000F2FE8" w:rsidRDefault="000F2FE8" w:rsidP="00180DC0">
      <w:pPr>
        <w:jc w:val="center"/>
        <w:rPr>
          <w:i/>
          <w:iCs/>
          <w:lang w:val="en-US"/>
        </w:rPr>
      </w:pPr>
    </w:p>
    <w:p w14:paraId="11663812" w14:textId="77777777" w:rsidR="000F2FE8" w:rsidRDefault="000F2FE8" w:rsidP="00180DC0">
      <w:pPr>
        <w:jc w:val="center"/>
        <w:rPr>
          <w:i/>
          <w:iCs/>
          <w:lang w:val="en-US"/>
        </w:rPr>
      </w:pPr>
    </w:p>
    <w:p w14:paraId="222CA813" w14:textId="77777777" w:rsidR="000F2FE8" w:rsidRDefault="000F2FE8" w:rsidP="00180DC0">
      <w:pPr>
        <w:jc w:val="center"/>
        <w:rPr>
          <w:i/>
          <w:iCs/>
          <w:lang w:val="en-US"/>
        </w:rPr>
      </w:pPr>
    </w:p>
    <w:p w14:paraId="6652FFDF" w14:textId="77777777" w:rsidR="000F2FE8" w:rsidRDefault="000F2FE8" w:rsidP="00180DC0">
      <w:pPr>
        <w:jc w:val="center"/>
        <w:rPr>
          <w:i/>
          <w:iCs/>
          <w:lang w:val="en-US"/>
        </w:rPr>
      </w:pPr>
    </w:p>
    <w:p w14:paraId="139C82B0" w14:textId="1548E76C" w:rsidR="00B425E7" w:rsidRDefault="00B425E7" w:rsidP="00B425E7">
      <w:pPr>
        <w:jc w:val="center"/>
        <w:rPr>
          <w:i/>
          <w:iCs/>
          <w:lang w:val="en-US"/>
        </w:rPr>
      </w:pPr>
      <w:r w:rsidRPr="00B425E7">
        <w:rPr>
          <w:i/>
          <w:iCs/>
          <w:noProof/>
          <w:lang w:val="en-US"/>
        </w:rPr>
        <w:lastRenderedPageBreak/>
        <w:drawing>
          <wp:inline distT="0" distB="0" distL="0" distR="0" wp14:anchorId="55400040" wp14:editId="6FFEB307">
            <wp:extent cx="5274310" cy="3922395"/>
            <wp:effectExtent l="0" t="0" r="2540" b="1905"/>
            <wp:docPr id="772580919"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1EF4FC8F" w14:textId="6188AB5C" w:rsidR="00B425E7" w:rsidRDefault="00B425E7" w:rsidP="001126D3">
      <w:pPr>
        <w:jc w:val="center"/>
        <w:rPr>
          <w:i/>
          <w:iCs/>
          <w:lang w:val="en-US"/>
        </w:rPr>
      </w:pPr>
      <w:proofErr w:type="gramStart"/>
      <w:r>
        <w:rPr>
          <w:i/>
          <w:iCs/>
          <w:lang w:val="en-US"/>
        </w:rPr>
        <w:t>FIGURE(</w:t>
      </w:r>
      <w:proofErr w:type="gramEnd"/>
      <w:r>
        <w:rPr>
          <w:i/>
          <w:iCs/>
          <w:lang w:val="en-US"/>
        </w:rPr>
        <w:t xml:space="preserve">18): </w:t>
      </w:r>
      <w:r w:rsidR="001126D3" w:rsidRPr="001126D3">
        <w:rPr>
          <w:i/>
          <w:iCs/>
          <w:lang w:val="en-US"/>
        </w:rPr>
        <w:t>Scatterplot of log(wage) versus experience</w:t>
      </w:r>
      <w:r w:rsidR="001126D3">
        <w:rPr>
          <w:i/>
          <w:iCs/>
          <w:lang w:val="en-US"/>
        </w:rPr>
        <w:t>.</w:t>
      </w:r>
    </w:p>
    <w:p w14:paraId="7B070D88" w14:textId="19ED607F" w:rsidR="001126D3" w:rsidRDefault="00E506E3" w:rsidP="001126D3">
      <w:pPr>
        <w:jc w:val="center"/>
        <w:rPr>
          <w:i/>
          <w:iCs/>
          <w:lang w:val="en-US"/>
        </w:rPr>
      </w:pPr>
      <w:r w:rsidRPr="00E506E3">
        <w:rPr>
          <w:i/>
          <w:iCs/>
          <w:noProof/>
          <w:lang w:val="en-US"/>
        </w:rPr>
        <w:drawing>
          <wp:inline distT="0" distB="0" distL="0" distR="0" wp14:anchorId="77718491" wp14:editId="620F4831">
            <wp:extent cx="5274310" cy="3922395"/>
            <wp:effectExtent l="0" t="0" r="2540" b="1905"/>
            <wp:docPr id="899754479"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6A643E93" w14:textId="014F27A7" w:rsidR="00D9696B" w:rsidRDefault="00D9696B" w:rsidP="001003BE">
      <w:pPr>
        <w:jc w:val="center"/>
        <w:rPr>
          <w:i/>
          <w:iCs/>
          <w:lang w:val="en-US"/>
        </w:rPr>
      </w:pPr>
      <w:proofErr w:type="gramStart"/>
      <w:r>
        <w:rPr>
          <w:i/>
          <w:iCs/>
          <w:lang w:val="en-US"/>
        </w:rPr>
        <w:t>FIGURE(</w:t>
      </w:r>
      <w:proofErr w:type="gramEnd"/>
      <w:r>
        <w:rPr>
          <w:i/>
          <w:iCs/>
          <w:lang w:val="en-US"/>
        </w:rPr>
        <w:t>19):</w:t>
      </w:r>
      <w:r w:rsidR="001003BE">
        <w:rPr>
          <w:i/>
          <w:iCs/>
          <w:lang w:val="en-US"/>
        </w:rPr>
        <w:t xml:space="preserve"> </w:t>
      </w:r>
      <w:r w:rsidR="001003BE" w:rsidRPr="001003BE">
        <w:rPr>
          <w:i/>
          <w:iCs/>
          <w:lang w:val="en-US"/>
        </w:rPr>
        <w:t>Scatterplot of log(wage) versus education.</w:t>
      </w:r>
    </w:p>
    <w:p w14:paraId="1D2440DA" w14:textId="3393BA58" w:rsidR="00D9696B" w:rsidRPr="00AD44FD" w:rsidRDefault="00AD44FD" w:rsidP="001126D3">
      <w:pPr>
        <w:jc w:val="center"/>
        <w:rPr>
          <w:i/>
          <w:iCs/>
          <w:rPrChange w:id="69" w:author="Κουνετάς Κωνσταντίνος" w:date="2024-01-08T21:55:00Z">
            <w:rPr>
              <w:i/>
              <w:iCs/>
              <w:lang w:val="en-US"/>
            </w:rPr>
          </w:rPrChange>
        </w:rPr>
      </w:pPr>
      <w:ins w:id="70" w:author="Κουνετάς Κωνσταντίνος" w:date="2024-01-08T21:55:00Z">
        <w:r>
          <w:rPr>
            <w:i/>
            <w:iCs/>
          </w:rPr>
          <w:t>ΜΗΝ ΤΑ ΠΕΤΑΣ ΕΤΣΙ ΣΚΕΤΑ ΤΟ ΣΧΟΛΙΟ ΘΕΛΟΥΜΕ!!!</w:t>
        </w:r>
      </w:ins>
    </w:p>
    <w:p w14:paraId="1DD880CD" w14:textId="2243E6CA" w:rsidR="00D9696B" w:rsidRDefault="001003BE" w:rsidP="001003BE">
      <w:pPr>
        <w:rPr>
          <w:rFonts w:cstheme="minorHAnsi"/>
          <w:sz w:val="24"/>
          <w:szCs w:val="24"/>
          <w:lang w:val="en-US"/>
        </w:rPr>
      </w:pPr>
      <w:proofErr w:type="gramStart"/>
      <w:r w:rsidRPr="001003BE">
        <w:rPr>
          <w:b/>
          <w:bCs/>
          <w:sz w:val="24"/>
          <w:szCs w:val="24"/>
          <w:lang w:val="en-US"/>
        </w:rPr>
        <w:lastRenderedPageBreak/>
        <w:t>Comment</w:t>
      </w:r>
      <w:r>
        <w:rPr>
          <w:b/>
          <w:bCs/>
          <w:sz w:val="24"/>
          <w:szCs w:val="24"/>
          <w:lang w:val="en-US"/>
        </w:rPr>
        <w:t>(</w:t>
      </w:r>
      <w:proofErr w:type="gramEnd"/>
      <w:r>
        <w:rPr>
          <w:b/>
          <w:bCs/>
          <w:sz w:val="24"/>
          <w:szCs w:val="24"/>
          <w:lang w:val="en-US"/>
        </w:rPr>
        <w:t>17,18,19)</w:t>
      </w:r>
      <w:r w:rsidRPr="001003BE">
        <w:rPr>
          <w:b/>
          <w:bCs/>
          <w:sz w:val="24"/>
          <w:szCs w:val="24"/>
          <w:lang w:val="en-US"/>
        </w:rPr>
        <w:t>:</w:t>
      </w:r>
      <w:r>
        <w:rPr>
          <w:b/>
          <w:bCs/>
          <w:sz w:val="24"/>
          <w:szCs w:val="24"/>
          <w:lang w:val="en-US"/>
        </w:rPr>
        <w:t xml:space="preserve">  </w:t>
      </w:r>
      <w:r w:rsidRPr="001003BE">
        <w:rPr>
          <w:sz w:val="24"/>
          <w:szCs w:val="24"/>
          <w:lang w:val="en-US"/>
        </w:rPr>
        <w:t>To begin with, we checked for outliers in the wage variable, meaning values deviating from the mean by more than 3 standard deviations. Since there were a considerable number of such values (389), we completely removed them from the sample instead of replacing them with a substitute such as the mean. This was done to ensure that the conclusions</w:t>
      </w:r>
      <w:r w:rsidR="008C5E57">
        <w:rPr>
          <w:sz w:val="24"/>
          <w:szCs w:val="24"/>
          <w:lang w:val="en-US"/>
        </w:rPr>
        <w:t xml:space="preserve"> </w:t>
      </w:r>
      <w:r w:rsidR="008C5E57" w:rsidRPr="008C5E57">
        <w:rPr>
          <w:sz w:val="24"/>
          <w:szCs w:val="24"/>
          <w:lang w:val="en-US"/>
        </w:rPr>
        <w:t>are represented as accurately as possible for the population</w:t>
      </w:r>
      <w:r w:rsidRPr="001003BE">
        <w:rPr>
          <w:rFonts w:cstheme="minorHAnsi"/>
          <w:sz w:val="24"/>
          <w:szCs w:val="24"/>
          <w:lang w:val="en-US"/>
        </w:rPr>
        <w:t>.</w:t>
      </w:r>
      <w:r w:rsidR="008C5E57">
        <w:rPr>
          <w:rFonts w:cstheme="minorHAnsi"/>
          <w:sz w:val="24"/>
          <w:szCs w:val="24"/>
          <w:lang w:val="en-US"/>
        </w:rPr>
        <w:t xml:space="preserve"> </w:t>
      </w:r>
      <w:r w:rsidR="008C5E57" w:rsidRPr="008C5E57">
        <w:rPr>
          <w:rFonts w:cstheme="minorHAnsi"/>
          <w:sz w:val="24"/>
          <w:szCs w:val="24"/>
          <w:lang w:val="en-US"/>
        </w:rPr>
        <w:t>We observe that both for experience and education, there is a positive relationship with salary</w:t>
      </w:r>
      <w:r w:rsidR="008C5E57">
        <w:rPr>
          <w:rFonts w:cstheme="minorHAnsi"/>
          <w:sz w:val="24"/>
          <w:szCs w:val="24"/>
          <w:lang w:val="en-US"/>
        </w:rPr>
        <w:t>.</w:t>
      </w:r>
      <w:r w:rsidR="008C5E57" w:rsidRPr="008C5E57">
        <w:rPr>
          <w:rFonts w:cstheme="minorHAnsi"/>
          <w:sz w:val="24"/>
          <w:szCs w:val="24"/>
          <w:lang w:val="en-US"/>
        </w:rPr>
        <w:t xml:space="preserve"> </w:t>
      </w:r>
      <w:r w:rsidR="008C5E57">
        <w:rPr>
          <w:rFonts w:cstheme="minorHAnsi"/>
          <w:sz w:val="24"/>
          <w:szCs w:val="24"/>
          <w:lang w:val="en-US"/>
        </w:rPr>
        <w:t>H</w:t>
      </w:r>
      <w:r w:rsidR="008C5E57" w:rsidRPr="008C5E57">
        <w:rPr>
          <w:rFonts w:cstheme="minorHAnsi"/>
          <w:sz w:val="24"/>
          <w:szCs w:val="24"/>
          <w:lang w:val="en-US"/>
        </w:rPr>
        <w:t>owever, we notice that the slope is more pronounced for education. We can say that education probably has a stronger linear relationship with salary compared to experience. Finally, it may be true that education is more influential in terms of salary than experience.</w:t>
      </w:r>
    </w:p>
    <w:p w14:paraId="34CDD2FD" w14:textId="77777777" w:rsidR="00D9696B" w:rsidRDefault="00D9696B" w:rsidP="001126D3">
      <w:pPr>
        <w:jc w:val="center"/>
        <w:rPr>
          <w:sz w:val="24"/>
          <w:szCs w:val="24"/>
          <w:lang w:val="en-US"/>
        </w:rPr>
      </w:pPr>
    </w:p>
    <w:p w14:paraId="55F3C2EE" w14:textId="77777777" w:rsidR="00AD3709" w:rsidRDefault="008C5E57" w:rsidP="00AD3709">
      <w:pPr>
        <w:pStyle w:val="Heading1"/>
      </w:pPr>
      <w:bookmarkStart w:id="71" w:name="_Toc150952277"/>
      <w:r>
        <w:t>4.</w:t>
      </w:r>
      <w:r w:rsidRPr="008C5E57">
        <w:t>In fact, education corresponds to years of schooling and therefore takes on Υ a limited</w:t>
      </w:r>
      <w:r>
        <w:t>…</w:t>
      </w:r>
      <w:bookmarkEnd w:id="71"/>
      <w:r w:rsidRPr="008C5E57">
        <w:t xml:space="preserve"> </w:t>
      </w:r>
    </w:p>
    <w:p w14:paraId="76C942A7" w14:textId="7C9ABE7E" w:rsidR="00AD3709" w:rsidRDefault="00AD3709" w:rsidP="00AD3709">
      <w:pPr>
        <w:jc w:val="center"/>
        <w:rPr>
          <w:rFonts w:cstheme="minorHAnsi"/>
          <w:i/>
          <w:iCs/>
          <w:lang w:val="en-US"/>
        </w:rPr>
      </w:pPr>
      <w:r w:rsidRPr="00AD3709">
        <w:rPr>
          <w:rFonts w:cstheme="minorHAnsi"/>
          <w:i/>
          <w:iCs/>
          <w:noProof/>
          <w:lang w:val="en-US"/>
        </w:rPr>
        <w:drawing>
          <wp:anchor distT="0" distB="0" distL="114300" distR="114300" simplePos="0" relativeHeight="251668480" behindDoc="1" locked="0" layoutInCell="1" allowOverlap="1" wp14:anchorId="68015149" wp14:editId="5B1A913C">
            <wp:simplePos x="0" y="0"/>
            <wp:positionH relativeFrom="column">
              <wp:posOffset>0</wp:posOffset>
            </wp:positionH>
            <wp:positionV relativeFrom="paragraph">
              <wp:posOffset>-1270</wp:posOffset>
            </wp:positionV>
            <wp:extent cx="5274310" cy="3922395"/>
            <wp:effectExtent l="0" t="0" r="2540" b="1905"/>
            <wp:wrapTight wrapText="bothSides">
              <wp:wrapPolygon edited="0">
                <wp:start x="0" y="0"/>
                <wp:lineTo x="0" y="21506"/>
                <wp:lineTo x="21532" y="21506"/>
                <wp:lineTo x="21532" y="0"/>
                <wp:lineTo x="0" y="0"/>
              </wp:wrapPolygon>
            </wp:wrapTight>
            <wp:docPr id="625473250"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proofErr w:type="gramStart"/>
      <w:r w:rsidRPr="00AD3709">
        <w:rPr>
          <w:rFonts w:cstheme="minorHAnsi"/>
          <w:i/>
          <w:iCs/>
          <w:lang w:val="en-US"/>
        </w:rPr>
        <w:t>FIGURE(</w:t>
      </w:r>
      <w:proofErr w:type="gramEnd"/>
      <w:r w:rsidRPr="00AD3709">
        <w:rPr>
          <w:rFonts w:cstheme="minorHAnsi"/>
          <w:i/>
          <w:iCs/>
          <w:lang w:val="en-US"/>
        </w:rPr>
        <w:t>20): Parallel boxplots of wage stratified by levels of education.</w:t>
      </w:r>
    </w:p>
    <w:p w14:paraId="38CFC886" w14:textId="6932C52B" w:rsidR="00D7088A" w:rsidRDefault="00AD3709" w:rsidP="00AD3709">
      <w:pPr>
        <w:rPr>
          <w:rFonts w:cstheme="minorHAnsi"/>
          <w:sz w:val="24"/>
          <w:szCs w:val="24"/>
          <w:lang w:val="en-US"/>
        </w:rPr>
      </w:pPr>
      <w:proofErr w:type="gramStart"/>
      <w:r w:rsidRPr="00AD3709">
        <w:rPr>
          <w:rFonts w:cstheme="minorHAnsi"/>
          <w:b/>
          <w:bCs/>
          <w:sz w:val="24"/>
          <w:szCs w:val="24"/>
          <w:lang w:val="en-US"/>
        </w:rPr>
        <w:t>Comment</w:t>
      </w:r>
      <w:r w:rsidR="00D531D3">
        <w:rPr>
          <w:rFonts w:cstheme="minorHAnsi"/>
          <w:b/>
          <w:bCs/>
          <w:sz w:val="24"/>
          <w:szCs w:val="24"/>
          <w:lang w:val="en-US"/>
        </w:rPr>
        <w:t>(</w:t>
      </w:r>
      <w:proofErr w:type="gramEnd"/>
      <w:r w:rsidR="00D531D3">
        <w:rPr>
          <w:rFonts w:cstheme="minorHAnsi"/>
          <w:b/>
          <w:bCs/>
          <w:sz w:val="24"/>
          <w:szCs w:val="24"/>
          <w:lang w:val="en-US"/>
        </w:rPr>
        <w:t>20)</w:t>
      </w:r>
      <w:r w:rsidRPr="00AD3709">
        <w:rPr>
          <w:rFonts w:cstheme="minorHAnsi"/>
          <w:b/>
          <w:bCs/>
          <w:sz w:val="24"/>
          <w:szCs w:val="24"/>
          <w:lang w:val="en-US"/>
        </w:rPr>
        <w:t>:</w:t>
      </w:r>
      <w:r w:rsidR="0076691A">
        <w:rPr>
          <w:rFonts w:cstheme="minorHAnsi"/>
          <w:b/>
          <w:bCs/>
          <w:sz w:val="24"/>
          <w:szCs w:val="24"/>
          <w:lang w:val="en-US"/>
        </w:rPr>
        <w:t xml:space="preserve"> </w:t>
      </w:r>
      <w:r w:rsidR="0076691A" w:rsidRPr="0076691A">
        <w:rPr>
          <w:rFonts w:cstheme="minorHAnsi"/>
          <w:sz w:val="24"/>
          <w:szCs w:val="24"/>
          <w:lang w:val="en-US"/>
        </w:rPr>
        <w:t>Beyond the suspicion of extreme values, which depends on our flexibility and the nature of the research we want to conduct, we clearly observe that as education increases, the average income appears to rise. Furthermore, the years of education from 16 to 18 seem to be significantly impactful</w:t>
      </w:r>
      <w:r w:rsidR="0076691A">
        <w:rPr>
          <w:rFonts w:cstheme="minorHAnsi"/>
          <w:sz w:val="24"/>
          <w:szCs w:val="24"/>
          <w:lang w:val="en-US"/>
        </w:rPr>
        <w:t>.</w:t>
      </w:r>
      <w:r w:rsidR="0076691A" w:rsidRPr="0076691A">
        <w:rPr>
          <w:rFonts w:cstheme="minorHAnsi"/>
          <w:sz w:val="24"/>
          <w:szCs w:val="24"/>
          <w:lang w:val="en-US"/>
        </w:rPr>
        <w:t xml:space="preserve"> </w:t>
      </w:r>
      <w:r w:rsidR="0076691A">
        <w:rPr>
          <w:rFonts w:cstheme="minorHAnsi"/>
          <w:sz w:val="24"/>
          <w:szCs w:val="24"/>
          <w:lang w:val="en-US"/>
        </w:rPr>
        <w:t>T</w:t>
      </w:r>
      <w:r w:rsidR="0076691A" w:rsidRPr="0076691A">
        <w:rPr>
          <w:rFonts w:cstheme="minorHAnsi"/>
          <w:sz w:val="24"/>
          <w:szCs w:val="24"/>
          <w:lang w:val="en-US"/>
        </w:rPr>
        <w:t>here, the slope is quite pronounced, and depending on how we handle extreme values, it could be even more pronounced.</w:t>
      </w:r>
    </w:p>
    <w:p w14:paraId="4176D858" w14:textId="63C1B919" w:rsidR="00D7088A" w:rsidRDefault="00AD3709" w:rsidP="00D7088A">
      <w:pPr>
        <w:pStyle w:val="Heading1"/>
      </w:pPr>
      <w:r w:rsidRPr="0076691A">
        <w:lastRenderedPageBreak/>
        <w:t xml:space="preserve"> </w:t>
      </w:r>
      <w:bookmarkStart w:id="72" w:name="_Toc150952278"/>
      <w:r w:rsidR="00D7088A">
        <w:t>5.</w:t>
      </w:r>
      <w:r w:rsidR="00D7088A" w:rsidRPr="00D7088A">
        <w:t xml:space="preserve">The data set contains four additional factors, ethnicity, </w:t>
      </w:r>
      <w:proofErr w:type="spellStart"/>
      <w:r w:rsidR="00D7088A" w:rsidRPr="00D7088A">
        <w:t>smsa</w:t>
      </w:r>
      <w:proofErr w:type="spellEnd"/>
      <w:r w:rsidR="00D7088A" w:rsidRPr="00D7088A">
        <w:t xml:space="preserve">, region, and parttime. Obtain suitable graphical displays of </w:t>
      </w:r>
      <w:proofErr w:type="gramStart"/>
      <w:r w:rsidR="00D7088A" w:rsidRPr="00D7088A">
        <w:t>log( wage</w:t>
      </w:r>
      <w:proofErr w:type="gramEnd"/>
      <w:r w:rsidR="00D7088A" w:rsidRPr="00D7088A">
        <w:t>) versus each of these factors. Comment.</w:t>
      </w:r>
      <w:bookmarkEnd w:id="72"/>
    </w:p>
    <w:p w14:paraId="5B4AE0A4" w14:textId="79B2F9D8" w:rsidR="00D7088A" w:rsidRPr="00D7088A" w:rsidRDefault="00D7088A" w:rsidP="00D7088A">
      <w:pPr>
        <w:rPr>
          <w:i/>
          <w:iCs/>
          <w:lang w:val="en-US"/>
        </w:rPr>
      </w:pPr>
      <w:r w:rsidRPr="00D7088A">
        <w:rPr>
          <w:i/>
          <w:iCs/>
          <w:noProof/>
          <w:lang w:val="en-US"/>
        </w:rPr>
        <w:drawing>
          <wp:anchor distT="0" distB="0" distL="114300" distR="114300" simplePos="0" relativeHeight="251669504" behindDoc="1" locked="0" layoutInCell="1" allowOverlap="1" wp14:anchorId="275F13DF" wp14:editId="16B38467">
            <wp:simplePos x="1143000" y="3048000"/>
            <wp:positionH relativeFrom="margin">
              <wp:align>center</wp:align>
            </wp:positionH>
            <wp:positionV relativeFrom="margin">
              <wp:align>center</wp:align>
            </wp:positionV>
            <wp:extent cx="5274310" cy="3922395"/>
            <wp:effectExtent l="0" t="0" r="2540" b="1905"/>
            <wp:wrapSquare wrapText="bothSides"/>
            <wp:docPr id="1487089321"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p>
    <w:p w14:paraId="40D211B8" w14:textId="77777777" w:rsidR="004C1924" w:rsidRPr="004C1924" w:rsidRDefault="004C1924" w:rsidP="004C1924">
      <w:pPr>
        <w:rPr>
          <w:lang w:val="en-US"/>
        </w:rPr>
      </w:pPr>
    </w:p>
    <w:p w14:paraId="25434A43" w14:textId="77777777" w:rsidR="004C1924" w:rsidRPr="004C1924" w:rsidRDefault="004C1924" w:rsidP="004C1924">
      <w:pPr>
        <w:rPr>
          <w:lang w:val="en-US"/>
        </w:rPr>
      </w:pPr>
    </w:p>
    <w:p w14:paraId="6AC72E2F" w14:textId="77777777" w:rsidR="004C1924" w:rsidRDefault="004C1924" w:rsidP="004C1924">
      <w:pPr>
        <w:rPr>
          <w:lang w:val="en-US"/>
        </w:rPr>
      </w:pPr>
    </w:p>
    <w:p w14:paraId="6B203295" w14:textId="77777777" w:rsidR="00D7088A" w:rsidRDefault="00D7088A" w:rsidP="00D7088A">
      <w:pPr>
        <w:jc w:val="center"/>
        <w:rPr>
          <w:i/>
          <w:iCs/>
          <w:lang w:val="en-US"/>
        </w:rPr>
      </w:pPr>
      <w:proofErr w:type="gramStart"/>
      <w:r w:rsidRPr="00D7088A">
        <w:rPr>
          <w:i/>
          <w:iCs/>
          <w:lang w:val="en-US"/>
        </w:rPr>
        <w:t>FIGURE(</w:t>
      </w:r>
      <w:proofErr w:type="gramEnd"/>
      <w:r w:rsidRPr="00D7088A">
        <w:rPr>
          <w:i/>
          <w:iCs/>
          <w:lang w:val="en-US"/>
        </w:rPr>
        <w:t>21): Scatterplot of log(wage) by ethnicity.</w:t>
      </w:r>
    </w:p>
    <w:p w14:paraId="18C8D1AA" w14:textId="77777777" w:rsidR="00D7088A" w:rsidRPr="004C1924" w:rsidRDefault="00D7088A" w:rsidP="004C1924">
      <w:pPr>
        <w:rPr>
          <w:lang w:val="en-US"/>
        </w:rPr>
      </w:pPr>
    </w:p>
    <w:p w14:paraId="1E6F0895" w14:textId="77777777" w:rsidR="004C1924" w:rsidRPr="004C1924" w:rsidRDefault="004C1924" w:rsidP="004C1924">
      <w:pPr>
        <w:rPr>
          <w:lang w:val="en-US"/>
        </w:rPr>
      </w:pPr>
    </w:p>
    <w:p w14:paraId="020DC730" w14:textId="77777777" w:rsidR="004C1924" w:rsidRPr="004C1924" w:rsidRDefault="004C1924" w:rsidP="004C1924">
      <w:pPr>
        <w:rPr>
          <w:lang w:val="en-US"/>
        </w:rPr>
      </w:pPr>
    </w:p>
    <w:p w14:paraId="2845A6F1" w14:textId="77777777" w:rsidR="004C1924" w:rsidRPr="004C1924" w:rsidRDefault="004C1924" w:rsidP="004C1924">
      <w:pPr>
        <w:rPr>
          <w:lang w:val="en-US"/>
        </w:rPr>
      </w:pPr>
    </w:p>
    <w:p w14:paraId="21042A96" w14:textId="77777777" w:rsidR="004C1924" w:rsidRPr="004C1924" w:rsidRDefault="004C1924" w:rsidP="004C1924">
      <w:pPr>
        <w:rPr>
          <w:lang w:val="en-US"/>
        </w:rPr>
      </w:pPr>
    </w:p>
    <w:p w14:paraId="0605223A" w14:textId="77777777" w:rsidR="004C1924" w:rsidRPr="004C1924" w:rsidRDefault="004C1924" w:rsidP="004C1924">
      <w:pPr>
        <w:rPr>
          <w:lang w:val="en-US"/>
        </w:rPr>
      </w:pPr>
    </w:p>
    <w:p w14:paraId="7E658F1C" w14:textId="77777777" w:rsidR="004C1924" w:rsidRPr="004C1924" w:rsidRDefault="004C1924" w:rsidP="004C1924">
      <w:pPr>
        <w:rPr>
          <w:lang w:val="en-US"/>
        </w:rPr>
      </w:pPr>
    </w:p>
    <w:p w14:paraId="65871785" w14:textId="77777777" w:rsidR="004C1924" w:rsidRDefault="004C1924" w:rsidP="004C1924">
      <w:pPr>
        <w:rPr>
          <w:lang w:val="en-US"/>
        </w:rPr>
      </w:pPr>
    </w:p>
    <w:p w14:paraId="638FE086" w14:textId="7E91A1E6" w:rsidR="00D7088A" w:rsidRDefault="00D7088A" w:rsidP="00D7088A">
      <w:pPr>
        <w:jc w:val="center"/>
        <w:rPr>
          <w:i/>
          <w:iCs/>
          <w:lang w:val="en-US"/>
        </w:rPr>
      </w:pPr>
      <w:r w:rsidRPr="00D7088A">
        <w:rPr>
          <w:i/>
          <w:iCs/>
          <w:noProof/>
          <w:lang w:val="en-US"/>
        </w:rPr>
        <w:lastRenderedPageBreak/>
        <w:drawing>
          <wp:anchor distT="0" distB="0" distL="114300" distR="114300" simplePos="0" relativeHeight="251670528" behindDoc="1" locked="0" layoutInCell="1" allowOverlap="1" wp14:anchorId="0C696F7A" wp14:editId="7B311711">
            <wp:simplePos x="0" y="0"/>
            <wp:positionH relativeFrom="column">
              <wp:posOffset>0</wp:posOffset>
            </wp:positionH>
            <wp:positionV relativeFrom="paragraph">
              <wp:posOffset>0</wp:posOffset>
            </wp:positionV>
            <wp:extent cx="5274310" cy="3922395"/>
            <wp:effectExtent l="0" t="0" r="2540" b="1905"/>
            <wp:wrapTight wrapText="bothSides">
              <wp:wrapPolygon edited="0">
                <wp:start x="0" y="0"/>
                <wp:lineTo x="0" y="21506"/>
                <wp:lineTo x="21532" y="21506"/>
                <wp:lineTo x="21532" y="0"/>
                <wp:lineTo x="0" y="0"/>
              </wp:wrapPolygon>
            </wp:wrapTight>
            <wp:docPr id="1088178684"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proofErr w:type="gramStart"/>
      <w:r w:rsidRPr="00D7088A">
        <w:rPr>
          <w:i/>
          <w:iCs/>
          <w:lang w:val="en-US"/>
        </w:rPr>
        <w:t>FIGURE(</w:t>
      </w:r>
      <w:proofErr w:type="gramEnd"/>
      <w:r w:rsidRPr="00D7088A">
        <w:rPr>
          <w:i/>
          <w:iCs/>
          <w:lang w:val="en-US"/>
        </w:rPr>
        <w:t xml:space="preserve">22): Scatterplot of log(wage) by </w:t>
      </w:r>
      <w:proofErr w:type="spellStart"/>
      <w:r w:rsidRPr="00D7088A">
        <w:rPr>
          <w:i/>
          <w:iCs/>
          <w:lang w:val="en-US"/>
        </w:rPr>
        <w:t>smsa</w:t>
      </w:r>
      <w:proofErr w:type="spellEnd"/>
      <w:r w:rsidRPr="00D7088A">
        <w:rPr>
          <w:i/>
          <w:iCs/>
          <w:lang w:val="en-US"/>
        </w:rPr>
        <w:t>.</w:t>
      </w:r>
    </w:p>
    <w:p w14:paraId="0A46883A" w14:textId="31F27E27" w:rsidR="00D7088A" w:rsidRDefault="00D7088A" w:rsidP="00D7088A">
      <w:pPr>
        <w:jc w:val="center"/>
        <w:rPr>
          <w:i/>
          <w:iCs/>
          <w:lang w:val="en-US"/>
        </w:rPr>
      </w:pPr>
      <w:r w:rsidRPr="00D7088A">
        <w:rPr>
          <w:i/>
          <w:iCs/>
          <w:noProof/>
          <w:lang w:val="en-US"/>
        </w:rPr>
        <w:drawing>
          <wp:anchor distT="0" distB="0" distL="114300" distR="114300" simplePos="0" relativeHeight="251671552" behindDoc="1" locked="0" layoutInCell="1" allowOverlap="1" wp14:anchorId="42EAB947" wp14:editId="62119E62">
            <wp:simplePos x="0" y="0"/>
            <wp:positionH relativeFrom="column">
              <wp:posOffset>0</wp:posOffset>
            </wp:positionH>
            <wp:positionV relativeFrom="paragraph">
              <wp:posOffset>1905</wp:posOffset>
            </wp:positionV>
            <wp:extent cx="5274310" cy="3922395"/>
            <wp:effectExtent l="0" t="0" r="2540" b="1905"/>
            <wp:wrapTight wrapText="bothSides">
              <wp:wrapPolygon edited="0">
                <wp:start x="0" y="0"/>
                <wp:lineTo x="0" y="21506"/>
                <wp:lineTo x="21532" y="21506"/>
                <wp:lineTo x="21532" y="0"/>
                <wp:lineTo x="0" y="0"/>
              </wp:wrapPolygon>
            </wp:wrapTight>
            <wp:docPr id="2069654061"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proofErr w:type="gramStart"/>
      <w:r>
        <w:rPr>
          <w:i/>
          <w:iCs/>
          <w:lang w:val="en-US"/>
        </w:rPr>
        <w:t>FIGURE(</w:t>
      </w:r>
      <w:proofErr w:type="gramEnd"/>
      <w:r>
        <w:rPr>
          <w:i/>
          <w:iCs/>
          <w:lang w:val="en-US"/>
        </w:rPr>
        <w:t xml:space="preserve">23): </w:t>
      </w:r>
      <w:r w:rsidRPr="00D7088A">
        <w:rPr>
          <w:i/>
          <w:iCs/>
          <w:lang w:val="en-US"/>
        </w:rPr>
        <w:t>Scatterplot of log(wage) versus region.</w:t>
      </w:r>
    </w:p>
    <w:p w14:paraId="7333C9FF" w14:textId="77777777" w:rsidR="00D7088A" w:rsidRDefault="00D7088A" w:rsidP="00D7088A">
      <w:pPr>
        <w:jc w:val="center"/>
        <w:rPr>
          <w:i/>
          <w:iCs/>
          <w:lang w:val="en-US"/>
        </w:rPr>
      </w:pPr>
    </w:p>
    <w:p w14:paraId="3BFC22E3" w14:textId="39ECEEF0" w:rsidR="00D7088A" w:rsidRDefault="00D7088A" w:rsidP="00496C8F">
      <w:pPr>
        <w:jc w:val="center"/>
        <w:rPr>
          <w:i/>
          <w:iCs/>
          <w:lang w:val="en-US"/>
        </w:rPr>
      </w:pPr>
      <w:r w:rsidRPr="00D7088A">
        <w:rPr>
          <w:i/>
          <w:iCs/>
          <w:noProof/>
          <w:lang w:val="en-US"/>
        </w:rPr>
        <w:lastRenderedPageBreak/>
        <w:drawing>
          <wp:anchor distT="0" distB="0" distL="114300" distR="114300" simplePos="0" relativeHeight="251672576" behindDoc="1" locked="0" layoutInCell="1" allowOverlap="1" wp14:anchorId="66A24D42" wp14:editId="777ADD38">
            <wp:simplePos x="0" y="0"/>
            <wp:positionH relativeFrom="column">
              <wp:posOffset>0</wp:posOffset>
            </wp:positionH>
            <wp:positionV relativeFrom="paragraph">
              <wp:posOffset>0</wp:posOffset>
            </wp:positionV>
            <wp:extent cx="5274310" cy="3922395"/>
            <wp:effectExtent l="0" t="0" r="2540" b="1905"/>
            <wp:wrapTight wrapText="bothSides">
              <wp:wrapPolygon edited="0">
                <wp:start x="0" y="0"/>
                <wp:lineTo x="0" y="21506"/>
                <wp:lineTo x="21532" y="21506"/>
                <wp:lineTo x="21532" y="0"/>
                <wp:lineTo x="0" y="0"/>
              </wp:wrapPolygon>
            </wp:wrapTight>
            <wp:docPr id="1282507540"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anchor>
        </w:drawing>
      </w:r>
      <w:proofErr w:type="gramStart"/>
      <w:r w:rsidR="00496C8F">
        <w:rPr>
          <w:i/>
          <w:iCs/>
          <w:lang w:val="en-US"/>
        </w:rPr>
        <w:t>FIGURE(</w:t>
      </w:r>
      <w:proofErr w:type="gramEnd"/>
      <w:r w:rsidR="00496C8F">
        <w:rPr>
          <w:i/>
          <w:iCs/>
          <w:lang w:val="en-US"/>
        </w:rPr>
        <w:t xml:space="preserve">24): </w:t>
      </w:r>
      <w:r w:rsidR="00496C8F" w:rsidRPr="00496C8F">
        <w:rPr>
          <w:i/>
          <w:iCs/>
          <w:lang w:val="en-US"/>
        </w:rPr>
        <w:t>Scatterplot of log(wage) versus parttime.</w:t>
      </w:r>
    </w:p>
    <w:p w14:paraId="3008F1B2" w14:textId="2D7D919F" w:rsidR="00496C8F" w:rsidRPr="00116467" w:rsidRDefault="00496C8F" w:rsidP="00496C8F">
      <w:pPr>
        <w:rPr>
          <w:b/>
          <w:bCs/>
          <w:sz w:val="24"/>
          <w:szCs w:val="24"/>
          <w:lang w:val="en-US"/>
        </w:rPr>
      </w:pPr>
      <w:proofErr w:type="gramStart"/>
      <w:r w:rsidRPr="00496C8F">
        <w:rPr>
          <w:b/>
          <w:bCs/>
          <w:sz w:val="24"/>
          <w:szCs w:val="24"/>
          <w:lang w:val="en-US"/>
        </w:rPr>
        <w:t>Comment</w:t>
      </w:r>
      <w:r w:rsidR="00D531D3">
        <w:rPr>
          <w:b/>
          <w:bCs/>
          <w:sz w:val="24"/>
          <w:szCs w:val="24"/>
          <w:lang w:val="en-US"/>
        </w:rPr>
        <w:t>(</w:t>
      </w:r>
      <w:proofErr w:type="gramEnd"/>
      <w:r w:rsidR="00D531D3">
        <w:rPr>
          <w:b/>
          <w:bCs/>
          <w:sz w:val="24"/>
          <w:szCs w:val="24"/>
          <w:lang w:val="en-US"/>
        </w:rPr>
        <w:t>21,22,23,24)</w:t>
      </w:r>
      <w:r w:rsidRPr="00496C8F">
        <w:rPr>
          <w:b/>
          <w:bCs/>
          <w:sz w:val="24"/>
          <w:szCs w:val="24"/>
          <w:lang w:val="en-US"/>
        </w:rPr>
        <w:t>:</w:t>
      </w:r>
      <w:r w:rsidR="00116467" w:rsidRPr="00116467">
        <w:rPr>
          <w:b/>
          <w:bCs/>
          <w:sz w:val="24"/>
          <w:szCs w:val="24"/>
          <w:lang w:val="en-US"/>
        </w:rPr>
        <w:t xml:space="preserve"> </w:t>
      </w:r>
      <w:r w:rsidR="00116467" w:rsidRPr="00116467">
        <w:rPr>
          <w:sz w:val="24"/>
          <w:szCs w:val="24"/>
          <w:lang w:val="en-US"/>
        </w:rPr>
        <w:t>Observing the four plots, the most pronounced linear relationship</w:t>
      </w:r>
      <w:r w:rsidR="00C36717">
        <w:rPr>
          <w:sz w:val="24"/>
          <w:szCs w:val="24"/>
          <w:lang w:val="en-US"/>
        </w:rPr>
        <w:t>(</w:t>
      </w:r>
      <w:r w:rsidR="00C36717" w:rsidRPr="00C36717">
        <w:rPr>
          <w:sz w:val="24"/>
          <w:szCs w:val="24"/>
          <w:lang w:val="en-US"/>
        </w:rPr>
        <w:t>strong negative relationship</w:t>
      </w:r>
      <w:r w:rsidR="00C36717">
        <w:rPr>
          <w:sz w:val="24"/>
          <w:szCs w:val="24"/>
          <w:lang w:val="en-US"/>
        </w:rPr>
        <w:t>)</w:t>
      </w:r>
      <w:r w:rsidR="00116467" w:rsidRPr="00116467">
        <w:rPr>
          <w:sz w:val="24"/>
          <w:szCs w:val="24"/>
          <w:lang w:val="en-US"/>
        </w:rPr>
        <w:t xml:space="preserve"> with income appears to be with the part-time variable, indicating whether an individual works part-time or not. This aligns well with empirical evidence. Additionally, there seems to be almost no </w:t>
      </w:r>
      <w:r w:rsidR="00C36717">
        <w:rPr>
          <w:sz w:val="24"/>
          <w:szCs w:val="24"/>
          <w:lang w:val="en-US"/>
        </w:rPr>
        <w:t xml:space="preserve">linear </w:t>
      </w:r>
      <w:r w:rsidR="00116467" w:rsidRPr="00116467">
        <w:rPr>
          <w:sz w:val="24"/>
          <w:szCs w:val="24"/>
          <w:lang w:val="en-US"/>
        </w:rPr>
        <w:t>relationship with income for the variables Region and SMSA, where the SMSA variable takes the value one if the person resides in a Standard Metropolitan Statistical Area. Finally, based on ethnicity, it appears that being African American is associated with a relatively lower average income.</w:t>
      </w:r>
    </w:p>
    <w:sectPr w:rsidR="00496C8F" w:rsidRPr="00116467" w:rsidSect="006C201D">
      <w:headerReference w:type="default" r:id="rId33"/>
      <w:footerReference w:type="default" r:id="rId34"/>
      <w:headerReference w:type="first" r:id="rId35"/>
      <w:pgSz w:w="11906" w:h="16838"/>
      <w:pgMar w:top="1440" w:right="1800" w:bottom="1440" w:left="180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6818B" w14:textId="77777777" w:rsidR="00534E9E" w:rsidRDefault="00534E9E" w:rsidP="00AF2729">
      <w:pPr>
        <w:spacing w:after="0" w:line="240" w:lineRule="auto"/>
      </w:pPr>
      <w:r>
        <w:separator/>
      </w:r>
    </w:p>
  </w:endnote>
  <w:endnote w:type="continuationSeparator" w:id="0">
    <w:p w14:paraId="33BE763E" w14:textId="77777777" w:rsidR="00534E9E" w:rsidRDefault="00534E9E" w:rsidP="00AF2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Lato">
    <w:panose1 w:val="020F0502020204030203"/>
    <w:charset w:val="A1"/>
    <w:family w:val="swiss"/>
    <w:pitch w:val="variable"/>
    <w:sig w:usb0="E10002FF" w:usb1="5000ECFF" w:usb2="00000029" w:usb3="00000000" w:csb0="0000019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5793167"/>
      <w:docPartObj>
        <w:docPartGallery w:val="Page Numbers (Bottom of Page)"/>
        <w:docPartUnique/>
      </w:docPartObj>
    </w:sdtPr>
    <w:sdtContent>
      <w:p w14:paraId="037D1B5C" w14:textId="1E51AB68" w:rsidR="00AF2729" w:rsidRDefault="00AF2729">
        <w:pPr>
          <w:pStyle w:val="Footer"/>
          <w:jc w:val="right"/>
        </w:pPr>
        <w:r>
          <w:fldChar w:fldCharType="begin"/>
        </w:r>
        <w:r>
          <w:instrText>PAGE   \* MERGEFORMAT</w:instrText>
        </w:r>
        <w:r>
          <w:fldChar w:fldCharType="separate"/>
        </w:r>
        <w:r>
          <w:t>2</w:t>
        </w:r>
        <w:r>
          <w:fldChar w:fldCharType="end"/>
        </w:r>
      </w:p>
    </w:sdtContent>
  </w:sdt>
  <w:p w14:paraId="4B49E20C" w14:textId="77777777" w:rsidR="00AF2729" w:rsidRDefault="00AF27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EA853" w14:textId="77777777" w:rsidR="00534E9E" w:rsidRDefault="00534E9E" w:rsidP="00AF2729">
      <w:pPr>
        <w:spacing w:after="0" w:line="240" w:lineRule="auto"/>
      </w:pPr>
      <w:r>
        <w:separator/>
      </w:r>
    </w:p>
  </w:footnote>
  <w:footnote w:type="continuationSeparator" w:id="0">
    <w:p w14:paraId="443EFD19" w14:textId="77777777" w:rsidR="00534E9E" w:rsidRDefault="00534E9E" w:rsidP="00AF2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0C34E" w14:textId="15A64068" w:rsidR="00B84203" w:rsidRPr="006D2E2B" w:rsidRDefault="003313DD" w:rsidP="003313DD">
    <w:pPr>
      <w:pStyle w:val="Header"/>
      <w:jc w:val="center"/>
      <w:rPr>
        <w:sz w:val="28"/>
        <w:szCs w:val="28"/>
        <w:lang w:val="en-US"/>
      </w:rPr>
    </w:pPr>
    <w:r>
      <w:rPr>
        <w:sz w:val="28"/>
        <w:szCs w:val="28"/>
        <w:lang w:val="en-US"/>
      </w:rPr>
      <w:t>FIRST ASSIGMENT IN R 2023-2024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98065" w14:textId="7C737080" w:rsidR="00B84203" w:rsidRPr="006D2E2B" w:rsidRDefault="006D2E2B" w:rsidP="006D2E2B">
    <w:pPr>
      <w:pStyle w:val="Header"/>
      <w:jc w:val="center"/>
      <w:rPr>
        <w:sz w:val="28"/>
        <w:szCs w:val="28"/>
        <w:lang w:val="en-US"/>
      </w:rPr>
    </w:pPr>
    <w:r>
      <w:rPr>
        <w:sz w:val="28"/>
        <w:szCs w:val="28"/>
        <w:lang w:val="en-US"/>
      </w:rPr>
      <w:t>FIRST ASSIGMENT IN R 2023-2024</w:t>
    </w:r>
  </w:p>
  <w:p w14:paraId="30F68498" w14:textId="77777777" w:rsidR="00B84203" w:rsidRDefault="00B84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E6ADB"/>
    <w:multiLevelType w:val="hybridMultilevel"/>
    <w:tmpl w:val="26747A3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220428C1"/>
    <w:multiLevelType w:val="hybridMultilevel"/>
    <w:tmpl w:val="4302FE1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242736DD"/>
    <w:multiLevelType w:val="hybridMultilevel"/>
    <w:tmpl w:val="966C52FC"/>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36DE2899"/>
    <w:multiLevelType w:val="hybridMultilevel"/>
    <w:tmpl w:val="441C4174"/>
    <w:lvl w:ilvl="0" w:tplc="8548BE9E">
      <w:start w:val="1"/>
      <w:numFmt w:val="decimal"/>
      <w:pStyle w:val="Heading2"/>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3A3B2548"/>
    <w:multiLevelType w:val="hybridMultilevel"/>
    <w:tmpl w:val="2A00CDD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6FE97FB6"/>
    <w:multiLevelType w:val="hybridMultilevel"/>
    <w:tmpl w:val="689A50A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7A834BB2"/>
    <w:multiLevelType w:val="hybridMultilevel"/>
    <w:tmpl w:val="9536D2E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859733162">
    <w:abstractNumId w:val="2"/>
  </w:num>
  <w:num w:numId="2" w16cid:durableId="932011935">
    <w:abstractNumId w:val="5"/>
  </w:num>
  <w:num w:numId="3" w16cid:durableId="1476289546">
    <w:abstractNumId w:val="4"/>
  </w:num>
  <w:num w:numId="4" w16cid:durableId="1433430780">
    <w:abstractNumId w:val="1"/>
  </w:num>
  <w:num w:numId="5" w16cid:durableId="1317608019">
    <w:abstractNumId w:val="0"/>
  </w:num>
  <w:num w:numId="6" w16cid:durableId="897132337">
    <w:abstractNumId w:val="6"/>
  </w:num>
  <w:num w:numId="7" w16cid:durableId="9072283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Κουνετάς Κωνσταντίνος">
    <w15:presenceInfo w15:providerId="AD" w15:userId="S::kounetas@upatras.gr::bdbdb038-4662-4864-be22-80a04df3a4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2C"/>
    <w:rsid w:val="00025238"/>
    <w:rsid w:val="00032EB0"/>
    <w:rsid w:val="00047300"/>
    <w:rsid w:val="00050CBC"/>
    <w:rsid w:val="00060750"/>
    <w:rsid w:val="00096F59"/>
    <w:rsid w:val="000A38D3"/>
    <w:rsid w:val="000B3D29"/>
    <w:rsid w:val="000D40CA"/>
    <w:rsid w:val="000D7620"/>
    <w:rsid w:val="000E7C5C"/>
    <w:rsid w:val="000F2FE8"/>
    <w:rsid w:val="001003BE"/>
    <w:rsid w:val="001126D3"/>
    <w:rsid w:val="00116467"/>
    <w:rsid w:val="001518B3"/>
    <w:rsid w:val="00151F7F"/>
    <w:rsid w:val="00156425"/>
    <w:rsid w:val="00170C62"/>
    <w:rsid w:val="00180DC0"/>
    <w:rsid w:val="00181960"/>
    <w:rsid w:val="001A095F"/>
    <w:rsid w:val="001B65DB"/>
    <w:rsid w:val="001D01B5"/>
    <w:rsid w:val="001E07FA"/>
    <w:rsid w:val="001E5A24"/>
    <w:rsid w:val="002252FC"/>
    <w:rsid w:val="002438AA"/>
    <w:rsid w:val="00244066"/>
    <w:rsid w:val="00246DDC"/>
    <w:rsid w:val="00267DE5"/>
    <w:rsid w:val="002778B7"/>
    <w:rsid w:val="00287111"/>
    <w:rsid w:val="00293139"/>
    <w:rsid w:val="002A0269"/>
    <w:rsid w:val="002B3FBD"/>
    <w:rsid w:val="002B6EE2"/>
    <w:rsid w:val="002F33BF"/>
    <w:rsid w:val="0030748D"/>
    <w:rsid w:val="003245F8"/>
    <w:rsid w:val="003313DD"/>
    <w:rsid w:val="00345C89"/>
    <w:rsid w:val="0035092C"/>
    <w:rsid w:val="003664E9"/>
    <w:rsid w:val="00387582"/>
    <w:rsid w:val="0039111C"/>
    <w:rsid w:val="00392ABC"/>
    <w:rsid w:val="003A65D2"/>
    <w:rsid w:val="003A7EF9"/>
    <w:rsid w:val="003E387D"/>
    <w:rsid w:val="004209A9"/>
    <w:rsid w:val="0042223D"/>
    <w:rsid w:val="00462D62"/>
    <w:rsid w:val="00465070"/>
    <w:rsid w:val="00467352"/>
    <w:rsid w:val="00470A4A"/>
    <w:rsid w:val="00472E71"/>
    <w:rsid w:val="00487F66"/>
    <w:rsid w:val="00491DAB"/>
    <w:rsid w:val="00492D64"/>
    <w:rsid w:val="00496C8F"/>
    <w:rsid w:val="004C1924"/>
    <w:rsid w:val="004C1DC9"/>
    <w:rsid w:val="004C2018"/>
    <w:rsid w:val="004C37AD"/>
    <w:rsid w:val="004D2A74"/>
    <w:rsid w:val="004D42EB"/>
    <w:rsid w:val="004F0B33"/>
    <w:rsid w:val="0051457B"/>
    <w:rsid w:val="00521459"/>
    <w:rsid w:val="00522554"/>
    <w:rsid w:val="0052581F"/>
    <w:rsid w:val="00534E9E"/>
    <w:rsid w:val="0054005F"/>
    <w:rsid w:val="00553C0B"/>
    <w:rsid w:val="00554FAB"/>
    <w:rsid w:val="00562E61"/>
    <w:rsid w:val="00582974"/>
    <w:rsid w:val="005B2DC3"/>
    <w:rsid w:val="005F702C"/>
    <w:rsid w:val="00624821"/>
    <w:rsid w:val="00634372"/>
    <w:rsid w:val="0064008A"/>
    <w:rsid w:val="006428BE"/>
    <w:rsid w:val="0069344D"/>
    <w:rsid w:val="006C201D"/>
    <w:rsid w:val="006D2E2B"/>
    <w:rsid w:val="006D58C9"/>
    <w:rsid w:val="006D6152"/>
    <w:rsid w:val="00724E2E"/>
    <w:rsid w:val="007567AF"/>
    <w:rsid w:val="00763E89"/>
    <w:rsid w:val="0076691A"/>
    <w:rsid w:val="007A6A70"/>
    <w:rsid w:val="007D3267"/>
    <w:rsid w:val="007D7197"/>
    <w:rsid w:val="008055E6"/>
    <w:rsid w:val="0080724A"/>
    <w:rsid w:val="0085451F"/>
    <w:rsid w:val="0086280F"/>
    <w:rsid w:val="008733B0"/>
    <w:rsid w:val="008916CC"/>
    <w:rsid w:val="008C21CD"/>
    <w:rsid w:val="008C5E57"/>
    <w:rsid w:val="008F15B6"/>
    <w:rsid w:val="008F2437"/>
    <w:rsid w:val="008F6743"/>
    <w:rsid w:val="00902099"/>
    <w:rsid w:val="00903088"/>
    <w:rsid w:val="009072C8"/>
    <w:rsid w:val="00926EE9"/>
    <w:rsid w:val="00943B62"/>
    <w:rsid w:val="0095490E"/>
    <w:rsid w:val="009771F0"/>
    <w:rsid w:val="009A6E78"/>
    <w:rsid w:val="009B2C0D"/>
    <w:rsid w:val="009E5545"/>
    <w:rsid w:val="00A015DE"/>
    <w:rsid w:val="00A06C73"/>
    <w:rsid w:val="00A37D58"/>
    <w:rsid w:val="00A41912"/>
    <w:rsid w:val="00A92F8C"/>
    <w:rsid w:val="00AA04B5"/>
    <w:rsid w:val="00AA1655"/>
    <w:rsid w:val="00AD3709"/>
    <w:rsid w:val="00AD44FD"/>
    <w:rsid w:val="00AD5D2E"/>
    <w:rsid w:val="00AF2729"/>
    <w:rsid w:val="00AF779D"/>
    <w:rsid w:val="00B057AC"/>
    <w:rsid w:val="00B128A0"/>
    <w:rsid w:val="00B37F17"/>
    <w:rsid w:val="00B425E7"/>
    <w:rsid w:val="00B4433B"/>
    <w:rsid w:val="00B679A7"/>
    <w:rsid w:val="00B76606"/>
    <w:rsid w:val="00B84203"/>
    <w:rsid w:val="00BA4C94"/>
    <w:rsid w:val="00BA4CAF"/>
    <w:rsid w:val="00BF739C"/>
    <w:rsid w:val="00C1656D"/>
    <w:rsid w:val="00C177F8"/>
    <w:rsid w:val="00C2451F"/>
    <w:rsid w:val="00C32ECF"/>
    <w:rsid w:val="00C36717"/>
    <w:rsid w:val="00C432DC"/>
    <w:rsid w:val="00C45E09"/>
    <w:rsid w:val="00C6676D"/>
    <w:rsid w:val="00C707DE"/>
    <w:rsid w:val="00C811B1"/>
    <w:rsid w:val="00C926E1"/>
    <w:rsid w:val="00C961EC"/>
    <w:rsid w:val="00CA6F6E"/>
    <w:rsid w:val="00CE636C"/>
    <w:rsid w:val="00CF3730"/>
    <w:rsid w:val="00D02A96"/>
    <w:rsid w:val="00D20A40"/>
    <w:rsid w:val="00D33790"/>
    <w:rsid w:val="00D34197"/>
    <w:rsid w:val="00D41062"/>
    <w:rsid w:val="00D531D3"/>
    <w:rsid w:val="00D56D30"/>
    <w:rsid w:val="00D7088A"/>
    <w:rsid w:val="00D844BE"/>
    <w:rsid w:val="00D91633"/>
    <w:rsid w:val="00D9696B"/>
    <w:rsid w:val="00D97F97"/>
    <w:rsid w:val="00DB7D1F"/>
    <w:rsid w:val="00DC5E6A"/>
    <w:rsid w:val="00DD10FA"/>
    <w:rsid w:val="00DD4D7B"/>
    <w:rsid w:val="00DE6502"/>
    <w:rsid w:val="00E03F08"/>
    <w:rsid w:val="00E200E9"/>
    <w:rsid w:val="00E34C0D"/>
    <w:rsid w:val="00E506E3"/>
    <w:rsid w:val="00E620EE"/>
    <w:rsid w:val="00E662F4"/>
    <w:rsid w:val="00E75A3D"/>
    <w:rsid w:val="00EA3C6F"/>
    <w:rsid w:val="00EA67FD"/>
    <w:rsid w:val="00EB6595"/>
    <w:rsid w:val="00EE2686"/>
    <w:rsid w:val="00EE624E"/>
    <w:rsid w:val="00F014FF"/>
    <w:rsid w:val="00F40C0D"/>
    <w:rsid w:val="00F50959"/>
    <w:rsid w:val="00F53EE7"/>
    <w:rsid w:val="00F600A2"/>
    <w:rsid w:val="00F66C98"/>
    <w:rsid w:val="00F81705"/>
    <w:rsid w:val="00F924DD"/>
    <w:rsid w:val="00FC0688"/>
    <w:rsid w:val="00FC2DDE"/>
    <w:rsid w:val="00FC4698"/>
    <w:rsid w:val="00FC6549"/>
    <w:rsid w:val="00FC6E65"/>
    <w:rsid w:val="00FD5A73"/>
    <w:rsid w:val="00FE05B5"/>
    <w:rsid w:val="00FF08C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F2683"/>
  <w15:chartTrackingRefBased/>
  <w15:docId w15:val="{7BA5BEAE-7D0E-4FE4-B863-F59480831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uiPriority w:val="9"/>
    <w:qFormat/>
    <w:rsid w:val="00DE6502"/>
    <w:pPr>
      <w:outlineLvl w:val="0"/>
    </w:pPr>
  </w:style>
  <w:style w:type="paragraph" w:styleId="Heading2">
    <w:name w:val="heading 2"/>
    <w:basedOn w:val="ListParagraph"/>
    <w:next w:val="Normal"/>
    <w:link w:val="Heading2Char"/>
    <w:uiPriority w:val="9"/>
    <w:unhideWhenUsed/>
    <w:qFormat/>
    <w:rsid w:val="00D20A40"/>
    <w:pPr>
      <w:numPr>
        <w:numId w:val="7"/>
      </w:numPr>
      <w:outlineLvl w:val="1"/>
    </w:pPr>
    <w:rPr>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E6502"/>
    <w:pPr>
      <w:jc w:val="center"/>
    </w:pPr>
    <w:rPr>
      <w:sz w:val="40"/>
      <w:szCs w:val="40"/>
      <w:lang w:val="en-US"/>
    </w:rPr>
  </w:style>
  <w:style w:type="character" w:customStyle="1" w:styleId="TitleChar">
    <w:name w:val="Title Char"/>
    <w:basedOn w:val="DefaultParagraphFont"/>
    <w:link w:val="Title"/>
    <w:uiPriority w:val="10"/>
    <w:rsid w:val="00DE6502"/>
    <w:rPr>
      <w:sz w:val="40"/>
      <w:szCs w:val="40"/>
      <w:lang w:val="en-US"/>
    </w:rPr>
  </w:style>
  <w:style w:type="character" w:customStyle="1" w:styleId="Heading1Char">
    <w:name w:val="Heading 1 Char"/>
    <w:basedOn w:val="DefaultParagraphFont"/>
    <w:link w:val="Heading1"/>
    <w:uiPriority w:val="9"/>
    <w:rsid w:val="00DE6502"/>
    <w:rPr>
      <w:sz w:val="40"/>
      <w:szCs w:val="40"/>
      <w:lang w:val="en-US"/>
    </w:rPr>
  </w:style>
  <w:style w:type="paragraph" w:styleId="TOCHeading">
    <w:name w:val="TOC Heading"/>
    <w:basedOn w:val="Heading1"/>
    <w:next w:val="Normal"/>
    <w:uiPriority w:val="39"/>
    <w:unhideWhenUsed/>
    <w:qFormat/>
    <w:rsid w:val="00EE624E"/>
    <w:pPr>
      <w:outlineLvl w:val="9"/>
    </w:pPr>
    <w:rPr>
      <w:kern w:val="0"/>
      <w:lang w:eastAsia="el-GR"/>
      <w14:ligatures w14:val="none"/>
    </w:rPr>
  </w:style>
  <w:style w:type="paragraph" w:styleId="TOC1">
    <w:name w:val="toc 1"/>
    <w:basedOn w:val="Normal"/>
    <w:next w:val="Normal"/>
    <w:autoRedefine/>
    <w:uiPriority w:val="39"/>
    <w:unhideWhenUsed/>
    <w:rsid w:val="00DE6502"/>
    <w:pPr>
      <w:spacing w:after="100"/>
    </w:pPr>
  </w:style>
  <w:style w:type="character" w:styleId="Hyperlink">
    <w:name w:val="Hyperlink"/>
    <w:basedOn w:val="DefaultParagraphFont"/>
    <w:uiPriority w:val="99"/>
    <w:unhideWhenUsed/>
    <w:rsid w:val="00DE6502"/>
    <w:rPr>
      <w:color w:val="0563C1" w:themeColor="hyperlink"/>
      <w:u w:val="single"/>
    </w:rPr>
  </w:style>
  <w:style w:type="paragraph" w:styleId="Header">
    <w:name w:val="header"/>
    <w:basedOn w:val="Normal"/>
    <w:link w:val="HeaderChar"/>
    <w:uiPriority w:val="99"/>
    <w:unhideWhenUsed/>
    <w:rsid w:val="00AF2729"/>
    <w:pPr>
      <w:tabs>
        <w:tab w:val="center" w:pos="4153"/>
        <w:tab w:val="right" w:pos="8306"/>
      </w:tabs>
      <w:spacing w:after="0" w:line="240" w:lineRule="auto"/>
    </w:pPr>
  </w:style>
  <w:style w:type="character" w:customStyle="1" w:styleId="HeaderChar">
    <w:name w:val="Header Char"/>
    <w:basedOn w:val="DefaultParagraphFont"/>
    <w:link w:val="Header"/>
    <w:uiPriority w:val="99"/>
    <w:rsid w:val="00AF2729"/>
  </w:style>
  <w:style w:type="paragraph" w:styleId="Footer">
    <w:name w:val="footer"/>
    <w:basedOn w:val="Normal"/>
    <w:link w:val="FooterChar"/>
    <w:uiPriority w:val="99"/>
    <w:unhideWhenUsed/>
    <w:rsid w:val="00AF2729"/>
    <w:pPr>
      <w:tabs>
        <w:tab w:val="center" w:pos="4153"/>
        <w:tab w:val="right" w:pos="8306"/>
      </w:tabs>
      <w:spacing w:after="0" w:line="240" w:lineRule="auto"/>
    </w:pPr>
  </w:style>
  <w:style w:type="character" w:customStyle="1" w:styleId="FooterChar">
    <w:name w:val="Footer Char"/>
    <w:basedOn w:val="DefaultParagraphFont"/>
    <w:link w:val="Footer"/>
    <w:uiPriority w:val="99"/>
    <w:rsid w:val="00AF2729"/>
  </w:style>
  <w:style w:type="paragraph" w:styleId="ListParagraph">
    <w:name w:val="List Paragraph"/>
    <w:basedOn w:val="Normal"/>
    <w:uiPriority w:val="34"/>
    <w:qFormat/>
    <w:rsid w:val="001E5A24"/>
    <w:pPr>
      <w:ind w:left="720"/>
      <w:contextualSpacing/>
    </w:pPr>
  </w:style>
  <w:style w:type="character" w:customStyle="1" w:styleId="Heading2Char">
    <w:name w:val="Heading 2 Char"/>
    <w:basedOn w:val="DefaultParagraphFont"/>
    <w:link w:val="Heading2"/>
    <w:uiPriority w:val="9"/>
    <w:rsid w:val="00D20A40"/>
    <w:rPr>
      <w:sz w:val="40"/>
      <w:szCs w:val="40"/>
      <w:lang w:val="en-US"/>
    </w:rPr>
  </w:style>
  <w:style w:type="paragraph" w:styleId="TOC2">
    <w:name w:val="toc 2"/>
    <w:basedOn w:val="Normal"/>
    <w:next w:val="Normal"/>
    <w:autoRedefine/>
    <w:uiPriority w:val="39"/>
    <w:unhideWhenUsed/>
    <w:rsid w:val="00D20A40"/>
    <w:pPr>
      <w:spacing w:after="100"/>
      <w:ind w:left="220"/>
    </w:pPr>
  </w:style>
  <w:style w:type="table" w:styleId="TableGrid">
    <w:name w:val="Table Grid"/>
    <w:basedOn w:val="TableNormal"/>
    <w:uiPriority w:val="39"/>
    <w:rsid w:val="003E3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3E3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PreformattedChar">
    <w:name w:val="HTML Preformatted Char"/>
    <w:basedOn w:val="DefaultParagraphFont"/>
    <w:link w:val="HTMLPreformatted"/>
    <w:uiPriority w:val="99"/>
    <w:rsid w:val="003E387D"/>
    <w:rPr>
      <w:rFonts w:ascii="Courier New" w:eastAsia="Times New Roman" w:hAnsi="Courier New" w:cs="Courier New"/>
      <w:kern w:val="0"/>
      <w:sz w:val="20"/>
      <w:szCs w:val="20"/>
      <w:lang w:eastAsia="el-GR"/>
      <w14:ligatures w14:val="none"/>
    </w:rPr>
  </w:style>
  <w:style w:type="character" w:customStyle="1" w:styleId="gnvwddmdl3b">
    <w:name w:val="gnvwddmdl3b"/>
    <w:basedOn w:val="DefaultParagraphFont"/>
    <w:rsid w:val="003E387D"/>
  </w:style>
  <w:style w:type="paragraph" w:styleId="NoSpacing">
    <w:name w:val="No Spacing"/>
    <w:uiPriority w:val="1"/>
    <w:qFormat/>
    <w:rsid w:val="003A7EF9"/>
    <w:pPr>
      <w:spacing w:after="0" w:line="240" w:lineRule="auto"/>
    </w:pPr>
  </w:style>
  <w:style w:type="paragraph" w:styleId="Revision">
    <w:name w:val="Revision"/>
    <w:hidden/>
    <w:uiPriority w:val="99"/>
    <w:semiHidden/>
    <w:rsid w:val="00AD44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04424">
      <w:bodyDiv w:val="1"/>
      <w:marLeft w:val="0"/>
      <w:marRight w:val="0"/>
      <w:marTop w:val="0"/>
      <w:marBottom w:val="0"/>
      <w:divBdr>
        <w:top w:val="none" w:sz="0" w:space="0" w:color="auto"/>
        <w:left w:val="none" w:sz="0" w:space="0" w:color="auto"/>
        <w:bottom w:val="none" w:sz="0" w:space="0" w:color="auto"/>
        <w:right w:val="none" w:sz="0" w:space="0" w:color="auto"/>
      </w:divBdr>
    </w:div>
    <w:div w:id="132330150">
      <w:bodyDiv w:val="1"/>
      <w:marLeft w:val="0"/>
      <w:marRight w:val="0"/>
      <w:marTop w:val="0"/>
      <w:marBottom w:val="0"/>
      <w:divBdr>
        <w:top w:val="none" w:sz="0" w:space="0" w:color="auto"/>
        <w:left w:val="none" w:sz="0" w:space="0" w:color="auto"/>
        <w:bottom w:val="none" w:sz="0" w:space="0" w:color="auto"/>
        <w:right w:val="none" w:sz="0" w:space="0" w:color="auto"/>
      </w:divBdr>
    </w:div>
    <w:div w:id="260996374">
      <w:bodyDiv w:val="1"/>
      <w:marLeft w:val="0"/>
      <w:marRight w:val="0"/>
      <w:marTop w:val="0"/>
      <w:marBottom w:val="0"/>
      <w:divBdr>
        <w:top w:val="none" w:sz="0" w:space="0" w:color="auto"/>
        <w:left w:val="none" w:sz="0" w:space="0" w:color="auto"/>
        <w:bottom w:val="none" w:sz="0" w:space="0" w:color="auto"/>
        <w:right w:val="none" w:sz="0" w:space="0" w:color="auto"/>
      </w:divBdr>
    </w:div>
    <w:div w:id="324817501">
      <w:bodyDiv w:val="1"/>
      <w:marLeft w:val="0"/>
      <w:marRight w:val="0"/>
      <w:marTop w:val="0"/>
      <w:marBottom w:val="0"/>
      <w:divBdr>
        <w:top w:val="none" w:sz="0" w:space="0" w:color="auto"/>
        <w:left w:val="none" w:sz="0" w:space="0" w:color="auto"/>
        <w:bottom w:val="none" w:sz="0" w:space="0" w:color="auto"/>
        <w:right w:val="none" w:sz="0" w:space="0" w:color="auto"/>
      </w:divBdr>
    </w:div>
    <w:div w:id="337273656">
      <w:bodyDiv w:val="1"/>
      <w:marLeft w:val="0"/>
      <w:marRight w:val="0"/>
      <w:marTop w:val="0"/>
      <w:marBottom w:val="0"/>
      <w:divBdr>
        <w:top w:val="none" w:sz="0" w:space="0" w:color="auto"/>
        <w:left w:val="none" w:sz="0" w:space="0" w:color="auto"/>
        <w:bottom w:val="none" w:sz="0" w:space="0" w:color="auto"/>
        <w:right w:val="none" w:sz="0" w:space="0" w:color="auto"/>
      </w:divBdr>
    </w:div>
    <w:div w:id="347408570">
      <w:bodyDiv w:val="1"/>
      <w:marLeft w:val="0"/>
      <w:marRight w:val="0"/>
      <w:marTop w:val="0"/>
      <w:marBottom w:val="0"/>
      <w:divBdr>
        <w:top w:val="none" w:sz="0" w:space="0" w:color="auto"/>
        <w:left w:val="none" w:sz="0" w:space="0" w:color="auto"/>
        <w:bottom w:val="none" w:sz="0" w:space="0" w:color="auto"/>
        <w:right w:val="none" w:sz="0" w:space="0" w:color="auto"/>
      </w:divBdr>
    </w:div>
    <w:div w:id="449474065">
      <w:bodyDiv w:val="1"/>
      <w:marLeft w:val="0"/>
      <w:marRight w:val="0"/>
      <w:marTop w:val="0"/>
      <w:marBottom w:val="0"/>
      <w:divBdr>
        <w:top w:val="none" w:sz="0" w:space="0" w:color="auto"/>
        <w:left w:val="none" w:sz="0" w:space="0" w:color="auto"/>
        <w:bottom w:val="none" w:sz="0" w:space="0" w:color="auto"/>
        <w:right w:val="none" w:sz="0" w:space="0" w:color="auto"/>
      </w:divBdr>
    </w:div>
    <w:div w:id="521742159">
      <w:bodyDiv w:val="1"/>
      <w:marLeft w:val="0"/>
      <w:marRight w:val="0"/>
      <w:marTop w:val="0"/>
      <w:marBottom w:val="0"/>
      <w:divBdr>
        <w:top w:val="none" w:sz="0" w:space="0" w:color="auto"/>
        <w:left w:val="none" w:sz="0" w:space="0" w:color="auto"/>
        <w:bottom w:val="none" w:sz="0" w:space="0" w:color="auto"/>
        <w:right w:val="none" w:sz="0" w:space="0" w:color="auto"/>
      </w:divBdr>
    </w:div>
    <w:div w:id="783309321">
      <w:bodyDiv w:val="1"/>
      <w:marLeft w:val="0"/>
      <w:marRight w:val="0"/>
      <w:marTop w:val="0"/>
      <w:marBottom w:val="0"/>
      <w:divBdr>
        <w:top w:val="none" w:sz="0" w:space="0" w:color="auto"/>
        <w:left w:val="none" w:sz="0" w:space="0" w:color="auto"/>
        <w:bottom w:val="none" w:sz="0" w:space="0" w:color="auto"/>
        <w:right w:val="none" w:sz="0" w:space="0" w:color="auto"/>
      </w:divBdr>
    </w:div>
    <w:div w:id="923299395">
      <w:bodyDiv w:val="1"/>
      <w:marLeft w:val="0"/>
      <w:marRight w:val="0"/>
      <w:marTop w:val="0"/>
      <w:marBottom w:val="0"/>
      <w:divBdr>
        <w:top w:val="none" w:sz="0" w:space="0" w:color="auto"/>
        <w:left w:val="none" w:sz="0" w:space="0" w:color="auto"/>
        <w:bottom w:val="none" w:sz="0" w:space="0" w:color="auto"/>
        <w:right w:val="none" w:sz="0" w:space="0" w:color="auto"/>
      </w:divBdr>
    </w:div>
    <w:div w:id="1117484360">
      <w:bodyDiv w:val="1"/>
      <w:marLeft w:val="0"/>
      <w:marRight w:val="0"/>
      <w:marTop w:val="0"/>
      <w:marBottom w:val="0"/>
      <w:divBdr>
        <w:top w:val="none" w:sz="0" w:space="0" w:color="auto"/>
        <w:left w:val="none" w:sz="0" w:space="0" w:color="auto"/>
        <w:bottom w:val="none" w:sz="0" w:space="0" w:color="auto"/>
        <w:right w:val="none" w:sz="0" w:space="0" w:color="auto"/>
      </w:divBdr>
    </w:div>
    <w:div w:id="1504127941">
      <w:bodyDiv w:val="1"/>
      <w:marLeft w:val="0"/>
      <w:marRight w:val="0"/>
      <w:marTop w:val="0"/>
      <w:marBottom w:val="0"/>
      <w:divBdr>
        <w:top w:val="none" w:sz="0" w:space="0" w:color="auto"/>
        <w:left w:val="none" w:sz="0" w:space="0" w:color="auto"/>
        <w:bottom w:val="none" w:sz="0" w:space="0" w:color="auto"/>
        <w:right w:val="none" w:sz="0" w:space="0" w:color="auto"/>
      </w:divBdr>
    </w:div>
    <w:div w:id="1648171227">
      <w:bodyDiv w:val="1"/>
      <w:marLeft w:val="0"/>
      <w:marRight w:val="0"/>
      <w:marTop w:val="0"/>
      <w:marBottom w:val="0"/>
      <w:divBdr>
        <w:top w:val="none" w:sz="0" w:space="0" w:color="auto"/>
        <w:left w:val="none" w:sz="0" w:space="0" w:color="auto"/>
        <w:bottom w:val="none" w:sz="0" w:space="0" w:color="auto"/>
        <w:right w:val="none" w:sz="0" w:space="0" w:color="auto"/>
      </w:divBdr>
    </w:div>
    <w:div w:id="1754081293">
      <w:bodyDiv w:val="1"/>
      <w:marLeft w:val="0"/>
      <w:marRight w:val="0"/>
      <w:marTop w:val="0"/>
      <w:marBottom w:val="0"/>
      <w:divBdr>
        <w:top w:val="none" w:sz="0" w:space="0" w:color="auto"/>
        <w:left w:val="none" w:sz="0" w:space="0" w:color="auto"/>
        <w:bottom w:val="none" w:sz="0" w:space="0" w:color="auto"/>
        <w:right w:val="none" w:sz="0" w:space="0" w:color="auto"/>
      </w:divBdr>
    </w:div>
    <w:div w:id="2031908478">
      <w:bodyDiv w:val="1"/>
      <w:marLeft w:val="0"/>
      <w:marRight w:val="0"/>
      <w:marTop w:val="0"/>
      <w:marBottom w:val="0"/>
      <w:divBdr>
        <w:top w:val="none" w:sz="0" w:space="0" w:color="auto"/>
        <w:left w:val="none" w:sz="0" w:space="0" w:color="auto"/>
        <w:bottom w:val="none" w:sz="0" w:space="0" w:color="auto"/>
        <w:right w:val="none" w:sz="0" w:space="0" w:color="auto"/>
      </w:divBdr>
    </w:div>
    <w:div w:id="212160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emf"/><Relationship Id="rId21" Type="http://schemas.openxmlformats.org/officeDocument/2006/relationships/image" Target="media/image14.emf"/><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3851B-6945-4003-AFA5-EC0324F03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21</Pages>
  <Words>1625</Words>
  <Characters>9266</Characters>
  <Application>Microsoft Office Word</Application>
  <DocSecurity>0</DocSecurity>
  <Lines>77</Lines>
  <Paragraphs>21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ΣΕΡΒΟΣ ΔΗΜΗΤΡΙΟΣ</dc:creator>
  <cp:keywords/>
  <dc:description/>
  <cp:lastModifiedBy>Κουνετάς Κωνσταντίνος</cp:lastModifiedBy>
  <cp:revision>180</cp:revision>
  <cp:lastPrinted>2023-11-15T13:45:00Z</cp:lastPrinted>
  <dcterms:created xsi:type="dcterms:W3CDTF">2023-11-14T12:10:00Z</dcterms:created>
  <dcterms:modified xsi:type="dcterms:W3CDTF">2024-01-11T07:35:00Z</dcterms:modified>
</cp:coreProperties>
</file>